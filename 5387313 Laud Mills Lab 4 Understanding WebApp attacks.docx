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3C01B" w14:textId="2D249C64" w:rsidR="00ED1E07" w:rsidRDefault="008B451D">
      <w:pPr>
        <w:spacing w:before="144" w:after="576"/>
      </w:pPr>
      <w:r>
        <w:t>Laud Mills</w:t>
      </w:r>
    </w:p>
    <w:p w14:paraId="496D9B02" w14:textId="77777777" w:rsidR="00ED1E07" w:rsidRDefault="00D934C5">
      <w:pPr>
        <w:spacing w:before="144" w:after="576"/>
      </w:pPr>
      <w:r>
        <w:t>Part A: Demonstration of a Denial-of-Service attack (DOS) using the tool HPing3 of Kali Linux. Hint: you can type “hping3 --help” on your terminal to check various options.</w:t>
      </w:r>
    </w:p>
    <w:p w14:paraId="0CE07558" w14:textId="77777777" w:rsidR="00ED1E07" w:rsidRDefault="00D934C5">
      <w:pPr>
        <w:numPr>
          <w:ilvl w:val="0"/>
          <w:numId w:val="1"/>
        </w:numPr>
        <w:spacing w:after="288"/>
      </w:pPr>
      <w:r>
        <w:t>Write down the answers of following based on the command below:</w:t>
      </w:r>
    </w:p>
    <w:p w14:paraId="1A026DBD" w14:textId="77777777" w:rsidR="00ED1E07" w:rsidRDefault="00D934C5" w:rsidP="003E372D">
      <w:pPr>
        <w:ind w:left="709"/>
        <w:rPr>
          <w:rFonts w:ascii="TlwgMono" w:hAnsi="TlwgMono"/>
        </w:rPr>
      </w:pPr>
      <w:r>
        <w:rPr>
          <w:rFonts w:ascii="TlwgMono" w:hAnsi="TlwgMono"/>
        </w:rPr>
        <w:t>hping3 -c 20000 -d 120 -S -w 64 -p 80 --flood --rand-source 192.168.100.7</w:t>
      </w:r>
    </w:p>
    <w:p w14:paraId="6A38AB0C" w14:textId="0CCA3723" w:rsidR="00ED1E07" w:rsidRDefault="00D934C5" w:rsidP="003E372D">
      <w:pPr>
        <w:ind w:left="709"/>
      </w:pPr>
      <w:r>
        <w:t xml:space="preserve">What is the packet count: </w:t>
      </w:r>
      <w:r w:rsidR="004420F1">
        <w:t>-c 20000</w:t>
      </w:r>
    </w:p>
    <w:p w14:paraId="1B06DED4" w14:textId="2A5386CE" w:rsidR="00ED1E07" w:rsidRDefault="00D934C5" w:rsidP="003E372D">
      <w:pPr>
        <w:ind w:left="709"/>
      </w:pPr>
      <w:r>
        <w:t xml:space="preserve">What is the data size: </w:t>
      </w:r>
      <w:r w:rsidR="004420F1">
        <w:t>-d 120</w:t>
      </w:r>
    </w:p>
    <w:p w14:paraId="719F1AF8" w14:textId="7FF4252F" w:rsidR="00ED1E07" w:rsidRDefault="00D934C5" w:rsidP="003E372D">
      <w:pPr>
        <w:ind w:left="709"/>
      </w:pPr>
      <w:r>
        <w:t xml:space="preserve">Which flag is set: </w:t>
      </w:r>
      <w:r w:rsidR="00215433">
        <w:t>-S SYN flag</w:t>
      </w:r>
    </w:p>
    <w:p w14:paraId="7FDA7F85" w14:textId="37D76731" w:rsidR="00ED1E07" w:rsidRDefault="00D934C5" w:rsidP="003E372D">
      <w:pPr>
        <w:ind w:left="709"/>
      </w:pPr>
      <w:r>
        <w:t xml:space="preserve">What is the destination port: </w:t>
      </w:r>
      <w:r w:rsidR="00215433">
        <w:t>-p 80 http</w:t>
      </w:r>
    </w:p>
    <w:p w14:paraId="7C5B1304" w14:textId="15C92E74" w:rsidR="00ED1E07" w:rsidRDefault="00D934C5" w:rsidP="003E372D">
      <w:pPr>
        <w:ind w:left="709"/>
      </w:pPr>
      <w:r>
        <w:t>Is 192.168.100.7 a source IP address?</w:t>
      </w:r>
      <w:r w:rsidR="00D12657">
        <w:t xml:space="preserve"> </w:t>
      </w:r>
      <w:proofErr w:type="gramStart"/>
      <w:r w:rsidR="00D12657">
        <w:t>No</w:t>
      </w:r>
      <w:proofErr w:type="gramEnd"/>
      <w:r w:rsidR="00D12657">
        <w:t xml:space="preserve"> it is rather the destination IP address</w:t>
      </w:r>
      <w:r w:rsidR="003C41E4">
        <w:t xml:space="preserve"> where packets will be sent.</w:t>
      </w:r>
    </w:p>
    <w:p w14:paraId="4A15AF27" w14:textId="77777777" w:rsidR="003E372D" w:rsidRDefault="003E372D" w:rsidP="003E372D">
      <w:pPr>
        <w:ind w:left="709"/>
      </w:pPr>
    </w:p>
    <w:p w14:paraId="4CF56A7A" w14:textId="77777777" w:rsidR="00ED1E07" w:rsidRDefault="00D934C5">
      <w:pPr>
        <w:numPr>
          <w:ilvl w:val="0"/>
          <w:numId w:val="1"/>
        </w:numPr>
        <w:spacing w:after="288"/>
      </w:pPr>
      <w:r>
        <w:t>Derive a command based on following specification:</w:t>
      </w:r>
    </w:p>
    <w:p w14:paraId="7E02A50E" w14:textId="0738F874" w:rsidR="00ED1E07" w:rsidRDefault="00D934C5">
      <w:pPr>
        <w:numPr>
          <w:ilvl w:val="0"/>
          <w:numId w:val="2"/>
        </w:numPr>
        <w:spacing w:after="288"/>
      </w:pPr>
      <w:r>
        <w:t>Launch a UDP attack</w:t>
      </w:r>
      <w:r w:rsidR="00AA2CB3">
        <w:t xml:space="preserve">: </w:t>
      </w:r>
    </w:p>
    <w:p w14:paraId="46830904" w14:textId="77777777" w:rsidR="00ED1E07" w:rsidRDefault="00D934C5">
      <w:pPr>
        <w:numPr>
          <w:ilvl w:val="0"/>
          <w:numId w:val="2"/>
        </w:numPr>
        <w:spacing w:after="288"/>
      </w:pPr>
      <w:r>
        <w:t>Send packets as fastest as you can</w:t>
      </w:r>
    </w:p>
    <w:p w14:paraId="2BFDACE8" w14:textId="77777777" w:rsidR="00ED1E07" w:rsidRDefault="00D934C5">
      <w:pPr>
        <w:numPr>
          <w:ilvl w:val="0"/>
          <w:numId w:val="2"/>
        </w:numPr>
        <w:spacing w:after="288"/>
      </w:pPr>
      <w:r>
        <w:t>Keep packet size 65000</w:t>
      </w:r>
    </w:p>
    <w:p w14:paraId="3DDEFA93" w14:textId="77777777" w:rsidR="00ED1E07" w:rsidRDefault="00D934C5">
      <w:pPr>
        <w:numPr>
          <w:ilvl w:val="0"/>
          <w:numId w:val="2"/>
        </w:numPr>
        <w:spacing w:after="288"/>
      </w:pPr>
      <w:r>
        <w:t xml:space="preserve">Use IP address of Metasploitable2 </w:t>
      </w:r>
    </w:p>
    <w:p w14:paraId="2E3FBF62" w14:textId="77777777" w:rsidR="00ED1E07" w:rsidRDefault="00D934C5">
      <w:pPr>
        <w:spacing w:after="288"/>
        <w:ind w:left="709"/>
      </w:pPr>
      <w:r>
        <w:t xml:space="preserve">Command: </w:t>
      </w:r>
    </w:p>
    <w:p w14:paraId="20D27294" w14:textId="77777777" w:rsidR="00783D1E" w:rsidRDefault="00783D1E" w:rsidP="00783D1E">
      <w:pPr>
        <w:ind w:left="709" w:firstLine="709"/>
      </w:pPr>
      <w:r w:rsidRPr="00B558C3">
        <w:t>hping3 -c 20000 -d 65000 -S -w 64 -p 80 --flood --rand-source 192.168.100.7</w:t>
      </w:r>
    </w:p>
    <w:p w14:paraId="4C1A1CDF" w14:textId="77777777" w:rsidR="00783D1E" w:rsidRDefault="00783D1E">
      <w:pPr>
        <w:spacing w:after="288"/>
        <w:ind w:left="709"/>
      </w:pPr>
    </w:p>
    <w:p w14:paraId="5E9DCE3E" w14:textId="77777777" w:rsidR="00ED1E07" w:rsidRDefault="00D934C5">
      <w:pPr>
        <w:spacing w:after="288"/>
        <w:ind w:left="709"/>
      </w:pPr>
      <w:r>
        <w:t xml:space="preserve">Screenshot: </w:t>
      </w:r>
    </w:p>
    <w:p w14:paraId="3F0500AC" w14:textId="39255F98" w:rsidR="00545DC3" w:rsidRDefault="00545DC3">
      <w:pPr>
        <w:spacing w:after="288"/>
        <w:ind w:left="709"/>
      </w:pPr>
      <w:r>
        <w:rPr>
          <w:noProof/>
        </w:rPr>
        <w:drawing>
          <wp:inline distT="0" distB="0" distL="0" distR="0" wp14:anchorId="6FB720D7" wp14:editId="09D7DC26">
            <wp:extent cx="2011680" cy="1511935"/>
            <wp:effectExtent l="0" t="0" r="7620" b="0"/>
            <wp:docPr id="128109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680" cy="1511935"/>
                    </a:xfrm>
                    <a:prstGeom prst="rect">
                      <a:avLst/>
                    </a:prstGeom>
                    <a:noFill/>
                  </pic:spPr>
                </pic:pic>
              </a:graphicData>
            </a:graphic>
          </wp:inline>
        </w:drawing>
      </w:r>
    </w:p>
    <w:p w14:paraId="5F83A52F" w14:textId="77777777" w:rsidR="00545DC3" w:rsidRDefault="00545DC3">
      <w:pPr>
        <w:spacing w:after="288"/>
        <w:ind w:left="709"/>
      </w:pPr>
    </w:p>
    <w:p w14:paraId="2EA26137" w14:textId="77777777" w:rsidR="00545DC3" w:rsidRDefault="00545DC3" w:rsidP="009B6999">
      <w:pPr>
        <w:spacing w:after="288"/>
      </w:pPr>
    </w:p>
    <w:p w14:paraId="66FE10D7" w14:textId="569D378A" w:rsidR="00ED1E07" w:rsidRDefault="00D934C5">
      <w:pPr>
        <w:numPr>
          <w:ilvl w:val="0"/>
          <w:numId w:val="1"/>
        </w:numPr>
        <w:spacing w:after="288"/>
      </w:pPr>
      <w:r>
        <w:t xml:space="preserve">Use the above command but instead of UDP use ICMP packets for flooding in Kali terminal and launch a DOS attack on the DVWA service. Click on various links to </w:t>
      </w:r>
      <w:r w:rsidR="006B1753">
        <w:t>check</w:t>
      </w:r>
      <w:r>
        <w:t xml:space="preserve"> how availability of the website is affected by UDP Flood attack. Show the entire process using screen captures.</w:t>
      </w:r>
    </w:p>
    <w:p w14:paraId="64CDA30D" w14:textId="2D775C79" w:rsidR="006B1753" w:rsidRDefault="00D934C5" w:rsidP="00C12FAC">
      <w:pPr>
        <w:spacing w:after="288"/>
        <w:ind w:left="709"/>
      </w:pPr>
      <w:r>
        <w:t xml:space="preserve">Command: </w:t>
      </w:r>
      <w:proofErr w:type="spellStart"/>
      <w:r w:rsidR="006B1753" w:rsidRPr="00B558C3">
        <w:t>sudo</w:t>
      </w:r>
      <w:proofErr w:type="spellEnd"/>
      <w:r w:rsidR="006B1753" w:rsidRPr="00B558C3">
        <w:t xml:space="preserve"> hping3 -</w:t>
      </w:r>
      <w:r w:rsidR="004F528E">
        <w:t>S</w:t>
      </w:r>
      <w:r w:rsidR="006B1753" w:rsidRPr="00B558C3">
        <w:t xml:space="preserve"> </w:t>
      </w:r>
      <w:r w:rsidR="004F528E">
        <w:t xml:space="preserve">192.168.100.7 </w:t>
      </w:r>
      <w:r w:rsidR="006B1753" w:rsidRPr="00B558C3">
        <w:t>-</w:t>
      </w:r>
      <w:r w:rsidR="004F528E">
        <w:t>a 192.168.100.55 -p 80</w:t>
      </w:r>
      <w:r w:rsidR="006B1753" w:rsidRPr="00B558C3">
        <w:t xml:space="preserve"> --flood </w:t>
      </w:r>
    </w:p>
    <w:p w14:paraId="0BFBE019" w14:textId="77777777" w:rsidR="00ED1E07" w:rsidRDefault="00D934C5">
      <w:pPr>
        <w:spacing w:after="288"/>
        <w:ind w:left="709"/>
      </w:pPr>
      <w:r>
        <w:t>Screenshot (Kali Linux &amp; Metasploitable2):</w:t>
      </w:r>
    </w:p>
    <w:p w14:paraId="455FB918" w14:textId="305A6858" w:rsidR="00C12FAC" w:rsidRDefault="00C12FAC">
      <w:pPr>
        <w:spacing w:after="288"/>
        <w:ind w:left="709"/>
      </w:pPr>
      <w:r>
        <w:rPr>
          <w:noProof/>
        </w:rPr>
        <w:drawing>
          <wp:inline distT="0" distB="0" distL="0" distR="0" wp14:anchorId="1761B8B6" wp14:editId="1AB298F6">
            <wp:extent cx="2015067" cy="1511300"/>
            <wp:effectExtent l="0" t="0" r="4445" b="0"/>
            <wp:docPr id="2"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with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167" cy="1517375"/>
                    </a:xfrm>
                    <a:prstGeom prst="rect">
                      <a:avLst/>
                    </a:prstGeom>
                    <a:noFill/>
                    <a:ln>
                      <a:noFill/>
                    </a:ln>
                  </pic:spPr>
                </pic:pic>
              </a:graphicData>
            </a:graphic>
          </wp:inline>
        </w:drawing>
      </w:r>
      <w:r w:rsidRPr="00886B0E">
        <w:drawing>
          <wp:anchor distT="0" distB="0" distL="114300" distR="114300" simplePos="0" relativeHeight="251658240" behindDoc="0" locked="0" layoutInCell="1" allowOverlap="1" wp14:anchorId="56A90591" wp14:editId="6617F703">
            <wp:simplePos x="1168400" y="3022600"/>
            <wp:positionH relativeFrom="column">
              <wp:align>left</wp:align>
            </wp:positionH>
            <wp:positionV relativeFrom="paragraph">
              <wp:align>top</wp:align>
            </wp:positionV>
            <wp:extent cx="2032001" cy="1524000"/>
            <wp:effectExtent l="0" t="0" r="6350" b="0"/>
            <wp:wrapSquare wrapText="bothSides"/>
            <wp:docPr id="15029812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81206"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001" cy="1524000"/>
                    </a:xfrm>
                    <a:prstGeom prst="rect">
                      <a:avLst/>
                    </a:prstGeom>
                    <a:noFill/>
                    <a:ln>
                      <a:noFill/>
                    </a:ln>
                  </pic:spPr>
                </pic:pic>
              </a:graphicData>
            </a:graphic>
          </wp:anchor>
        </w:drawing>
      </w:r>
    </w:p>
    <w:p w14:paraId="0C82A217" w14:textId="53393A42" w:rsidR="00C12FAC" w:rsidRDefault="00C12FAC" w:rsidP="00C12FAC">
      <w:r>
        <w:t>Before the Attack</w:t>
      </w:r>
      <w:r>
        <w:tab/>
      </w:r>
      <w:r>
        <w:tab/>
      </w:r>
      <w:r>
        <w:tab/>
      </w:r>
      <w:r>
        <w:tab/>
        <w:t>After the attack</w:t>
      </w:r>
    </w:p>
    <w:p w14:paraId="0EDCB609" w14:textId="77777777" w:rsidR="00C12FAC" w:rsidRDefault="00C12FAC" w:rsidP="00C12FAC"/>
    <w:p w14:paraId="70410A30" w14:textId="0A30D54B" w:rsidR="00C12FAC" w:rsidRPr="00C12FAC" w:rsidRDefault="00C12FAC" w:rsidP="00C12FAC">
      <w:r w:rsidRPr="00886B0E">
        <w:rPr>
          <w:rFonts w:ascii="Times New Roman" w:eastAsia="Times New Roman" w:hAnsi="Times New Roman" w:cs="Times New Roman"/>
        </w:rPr>
        <w:drawing>
          <wp:inline distT="0" distB="0" distL="0" distR="0" wp14:anchorId="0E73497C" wp14:editId="7E538B67">
            <wp:extent cx="2254250" cy="1690688"/>
            <wp:effectExtent l="0" t="0" r="0" b="5080"/>
            <wp:docPr id="579585887"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85887" name="Picture 4" descr="A computer screen with text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2109" cy="1696582"/>
                    </a:xfrm>
                    <a:prstGeom prst="rect">
                      <a:avLst/>
                    </a:prstGeom>
                    <a:noFill/>
                    <a:ln>
                      <a:noFill/>
                    </a:ln>
                  </pic:spPr>
                </pic:pic>
              </a:graphicData>
            </a:graphic>
          </wp:inline>
        </w:drawing>
      </w:r>
    </w:p>
    <w:p w14:paraId="04716D5D" w14:textId="5DEB24CB" w:rsidR="00C12FAC" w:rsidRDefault="00C12FAC">
      <w:pPr>
        <w:spacing w:after="288"/>
        <w:ind w:left="709"/>
      </w:pPr>
      <w:r>
        <w:br w:type="textWrapping" w:clear="all"/>
      </w:r>
    </w:p>
    <w:p w14:paraId="746114D0" w14:textId="77777777" w:rsidR="00C12FAC" w:rsidRDefault="00C12FAC">
      <w:pPr>
        <w:spacing w:after="288"/>
        <w:ind w:left="709"/>
      </w:pPr>
    </w:p>
    <w:p w14:paraId="7E69BCFB" w14:textId="77777777" w:rsidR="00C12FAC" w:rsidRDefault="00C12FAC">
      <w:pPr>
        <w:spacing w:after="288"/>
        <w:ind w:left="709"/>
      </w:pPr>
    </w:p>
    <w:p w14:paraId="1518E73A" w14:textId="77777777" w:rsidR="00C12FAC" w:rsidRDefault="00C12FAC">
      <w:pPr>
        <w:spacing w:after="288"/>
        <w:ind w:left="709"/>
      </w:pPr>
    </w:p>
    <w:p w14:paraId="6F0D6F08" w14:textId="77777777" w:rsidR="00C12FAC" w:rsidRDefault="00C12FAC">
      <w:pPr>
        <w:spacing w:after="288"/>
        <w:ind w:left="709"/>
      </w:pPr>
    </w:p>
    <w:p w14:paraId="769B8551" w14:textId="77777777" w:rsidR="00C12FAC" w:rsidRDefault="00C12FAC">
      <w:pPr>
        <w:spacing w:after="288"/>
        <w:ind w:left="709"/>
      </w:pPr>
    </w:p>
    <w:p w14:paraId="562C393C" w14:textId="77777777" w:rsidR="00C12FAC" w:rsidRDefault="00C12FAC">
      <w:pPr>
        <w:spacing w:after="288"/>
        <w:ind w:left="709"/>
      </w:pPr>
    </w:p>
    <w:p w14:paraId="08419E91" w14:textId="77777777" w:rsidR="00C12FAC" w:rsidRDefault="00C12FAC">
      <w:pPr>
        <w:spacing w:after="288"/>
        <w:ind w:left="709"/>
      </w:pPr>
    </w:p>
    <w:p w14:paraId="64BFCF0F" w14:textId="77777777" w:rsidR="00C12FAC" w:rsidRDefault="00C12FAC">
      <w:pPr>
        <w:spacing w:after="288"/>
        <w:ind w:left="709"/>
      </w:pPr>
    </w:p>
    <w:p w14:paraId="58D0C43F" w14:textId="77777777" w:rsidR="00ED1E07" w:rsidRDefault="00D934C5">
      <w:pPr>
        <w:numPr>
          <w:ilvl w:val="0"/>
          <w:numId w:val="1"/>
        </w:numPr>
        <w:spacing w:after="288"/>
      </w:pPr>
      <w:r>
        <w:t xml:space="preserve">Capture the traffic in Wireshark while launching the above ICMP flood attack (question 2). Take the screenshot of traffic capturing. Find out the source IP address, destination IP address, protocol field from the captured traffic. Generate the io graph in Wireshark that represents </w:t>
      </w:r>
      <w:proofErr w:type="gramStart"/>
      <w:r>
        <w:t>number</w:t>
      </w:r>
      <w:proofErr w:type="gramEnd"/>
      <w:r>
        <w:t xml:space="preserve"> of IP packets transferred in 1 second.</w:t>
      </w:r>
    </w:p>
    <w:p w14:paraId="5C058252" w14:textId="43FE63B5" w:rsidR="00ED1E07" w:rsidRDefault="00D934C5">
      <w:pPr>
        <w:spacing w:after="288"/>
        <w:ind w:left="709"/>
      </w:pPr>
      <w:r>
        <w:t xml:space="preserve">Source IP Address: </w:t>
      </w:r>
      <w:r w:rsidR="00C12FAC">
        <w:t>192.168.100.55 (spoof IP)</w:t>
      </w:r>
    </w:p>
    <w:p w14:paraId="5A657109" w14:textId="0D112230" w:rsidR="00ED1E07" w:rsidRDefault="00D934C5">
      <w:pPr>
        <w:spacing w:after="288"/>
        <w:ind w:left="709"/>
      </w:pPr>
      <w:r>
        <w:t xml:space="preserve">Destination IP Address: </w:t>
      </w:r>
      <w:r w:rsidR="00C12FAC">
        <w:t>192.168.100.7</w:t>
      </w:r>
    </w:p>
    <w:p w14:paraId="00AE39AB" w14:textId="69C96F22" w:rsidR="00ED1E07" w:rsidRDefault="00D934C5">
      <w:pPr>
        <w:spacing w:after="288"/>
        <w:ind w:left="709"/>
      </w:pPr>
      <w:r>
        <w:t>Protocol</w:t>
      </w:r>
      <w:del w:id="0" w:author="Unknown Author" w:date="2022-04-18T14:34:00Z">
        <w:r>
          <w:delText xml:space="preserve"> </w:delText>
        </w:r>
      </w:del>
      <w:r>
        <w:t>:</w:t>
      </w:r>
      <w:del w:id="1" w:author="Unknown Author" w:date="2022-04-18T14:34:00Z">
        <w:r>
          <w:delText xml:space="preserve"> </w:delText>
        </w:r>
      </w:del>
      <w:r w:rsidR="00FE10E7">
        <w:t xml:space="preserve"> TCP</w:t>
      </w:r>
    </w:p>
    <w:p w14:paraId="36E70EF7" w14:textId="77777777" w:rsidR="00ED1E07" w:rsidRDefault="00D934C5">
      <w:pPr>
        <w:spacing w:after="288"/>
        <w:ind w:left="709"/>
      </w:pPr>
      <w:r>
        <w:t>Screen</w:t>
      </w:r>
      <w:del w:id="2" w:author="Unknown Author" w:date="2022-04-18T14:27:00Z">
        <w:r>
          <w:delText xml:space="preserve"> Capture</w:delText>
        </w:r>
      </w:del>
      <w:ins w:id="3" w:author="Unknown Author" w:date="2022-04-18T14:27:00Z">
        <w:r>
          <w:t>shot</w:t>
        </w:r>
      </w:ins>
      <w:r>
        <w:t xml:space="preserve"> of Wireshark Traffic Analysis: </w:t>
      </w:r>
    </w:p>
    <w:p w14:paraId="371CE690" w14:textId="480EE13A" w:rsidR="008479D7" w:rsidRDefault="008479D7">
      <w:pPr>
        <w:spacing w:after="288"/>
        <w:ind w:left="709"/>
      </w:pPr>
      <w:r w:rsidRPr="00886B0E">
        <w:rPr>
          <w:rFonts w:ascii="Times New Roman" w:eastAsia="Times New Roman" w:hAnsi="Times New Roman" w:cs="Times New Roman"/>
        </w:rPr>
        <w:drawing>
          <wp:inline distT="0" distB="0" distL="0" distR="0" wp14:anchorId="7DE35372" wp14:editId="78981B12">
            <wp:extent cx="2289810" cy="1717358"/>
            <wp:effectExtent l="0" t="0" r="0" b="0"/>
            <wp:docPr id="1259179140" name="Picture 6"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9140" name="Picture 6" descr="A computer screen with text and numbe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1692" cy="1726270"/>
                    </a:xfrm>
                    <a:prstGeom prst="rect">
                      <a:avLst/>
                    </a:prstGeom>
                    <a:noFill/>
                    <a:ln>
                      <a:noFill/>
                    </a:ln>
                  </pic:spPr>
                </pic:pic>
              </a:graphicData>
            </a:graphic>
          </wp:inline>
        </w:drawing>
      </w:r>
    </w:p>
    <w:p w14:paraId="5935FC43" w14:textId="139C2751" w:rsidR="00ED1E07" w:rsidRDefault="008479D7" w:rsidP="008479D7">
      <w:pPr>
        <w:spacing w:after="288"/>
      </w:pPr>
      <w:r>
        <w:t xml:space="preserve"> </w:t>
      </w:r>
      <w:r w:rsidR="00D934C5">
        <w:t>Screen</w:t>
      </w:r>
      <w:r>
        <w:t xml:space="preserve"> S</w:t>
      </w:r>
      <w:r w:rsidR="00D934C5">
        <w:t xml:space="preserve">hot of Wireshark I/O Graph: </w:t>
      </w:r>
    </w:p>
    <w:p w14:paraId="43168923" w14:textId="1F1D215B" w:rsidR="008479D7" w:rsidRDefault="008479D7" w:rsidP="008479D7">
      <w:pPr>
        <w:spacing w:after="288"/>
      </w:pPr>
      <w:r w:rsidRPr="00886B0E">
        <w:rPr>
          <w:rFonts w:ascii="Times New Roman" w:eastAsia="Times New Roman" w:hAnsi="Times New Roman" w:cs="Times New Roman"/>
        </w:rPr>
        <w:drawing>
          <wp:inline distT="0" distB="0" distL="0" distR="0" wp14:anchorId="3B9570FB" wp14:editId="38503899">
            <wp:extent cx="2381250" cy="1785938"/>
            <wp:effectExtent l="0" t="0" r="0" b="5080"/>
            <wp:docPr id="179856362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3623" name="Picture 8" descr="A screen 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8629" cy="1791472"/>
                    </a:xfrm>
                    <a:prstGeom prst="rect">
                      <a:avLst/>
                    </a:prstGeom>
                    <a:noFill/>
                    <a:ln>
                      <a:noFill/>
                    </a:ln>
                  </pic:spPr>
                </pic:pic>
              </a:graphicData>
            </a:graphic>
          </wp:inline>
        </w:drawing>
      </w:r>
    </w:p>
    <w:p w14:paraId="28B94FA3" w14:textId="77777777" w:rsidR="008479D7" w:rsidRDefault="008479D7" w:rsidP="008479D7">
      <w:pPr>
        <w:spacing w:after="288"/>
      </w:pPr>
    </w:p>
    <w:p w14:paraId="37329C93" w14:textId="77777777" w:rsidR="008479D7" w:rsidRDefault="008479D7" w:rsidP="008479D7">
      <w:pPr>
        <w:spacing w:after="288"/>
      </w:pPr>
    </w:p>
    <w:p w14:paraId="38B1FBFE" w14:textId="77777777" w:rsidR="008479D7" w:rsidRDefault="008479D7" w:rsidP="008479D7">
      <w:pPr>
        <w:spacing w:after="288"/>
      </w:pPr>
    </w:p>
    <w:p w14:paraId="401E1E17" w14:textId="77777777" w:rsidR="008479D7" w:rsidRDefault="008479D7" w:rsidP="008479D7">
      <w:pPr>
        <w:spacing w:after="288"/>
      </w:pPr>
    </w:p>
    <w:p w14:paraId="51E27086" w14:textId="77777777" w:rsidR="008479D7" w:rsidRDefault="008479D7" w:rsidP="008479D7">
      <w:pPr>
        <w:spacing w:after="288"/>
      </w:pPr>
    </w:p>
    <w:p w14:paraId="625AD52D" w14:textId="77777777" w:rsidR="008479D7" w:rsidRDefault="008479D7" w:rsidP="008479D7">
      <w:pPr>
        <w:spacing w:after="288"/>
        <w:rPr>
          <w:ins w:id="4" w:author="Unknown Author" w:date="2022-04-18T14:26:00Z"/>
        </w:rPr>
      </w:pPr>
    </w:p>
    <w:p w14:paraId="071B762D" w14:textId="77777777" w:rsidR="00ED1E07" w:rsidRDefault="00D934C5">
      <w:pPr>
        <w:spacing w:after="288"/>
      </w:pPr>
      <w:ins w:id="5" w:author="Unknown Author" w:date="2022-04-18T14:26:00Z">
        <w:r>
          <w:t xml:space="preserve">Part B: Risk and Attack Analysis for Web applications security </w:t>
        </w:r>
      </w:ins>
    </w:p>
    <w:p w14:paraId="43915C09" w14:textId="77777777" w:rsidR="00ED1E07" w:rsidRDefault="00D934C5">
      <w:pPr>
        <w:numPr>
          <w:ilvl w:val="0"/>
          <w:numId w:val="1"/>
        </w:numPr>
        <w:spacing w:after="288"/>
      </w:pPr>
      <w:r>
        <w:t xml:space="preserve">If you are working in a CISCO Router company and you are unable to use name resolution services (DNS) what are the three major steps that a client should </w:t>
      </w:r>
      <w:proofErr w:type="gramStart"/>
      <w:r>
        <w:t>focus</w:t>
      </w:r>
      <w:proofErr w:type="gramEnd"/>
      <w:r>
        <w:t xml:space="preserve"> to troubleshoot? Explain all the three steps in detail.</w:t>
      </w:r>
    </w:p>
    <w:p w14:paraId="2FEB29F2" w14:textId="77777777" w:rsidR="006B1753" w:rsidRPr="006B1753" w:rsidRDefault="006B1753" w:rsidP="006B1753">
      <w:pPr>
        <w:pStyle w:val="ListParagraph"/>
        <w:jc w:val="both"/>
        <w:rPr>
          <w:rFonts w:ascii="Liberation Serif" w:hAnsi="Liberation Serif"/>
          <w:sz w:val="24"/>
          <w:szCs w:val="24"/>
        </w:rPr>
      </w:pPr>
      <w:r w:rsidRPr="006B1753">
        <w:rPr>
          <w:rFonts w:ascii="Liberation Serif" w:hAnsi="Liberation Serif"/>
          <w:sz w:val="24"/>
          <w:szCs w:val="24"/>
        </w:rPr>
        <w:t>Verify DNS Configuration: Ensure that the DNS server settings, domain name, and related configurations are correct. Use the show running-config command to check for proper DNS server IP addresses and domain settings. Also, confirm that the router is set to perform DNS lookups (</w:t>
      </w:r>
      <w:proofErr w:type="spellStart"/>
      <w:r w:rsidRPr="006B1753">
        <w:rPr>
          <w:rFonts w:ascii="Liberation Serif" w:hAnsi="Liberation Serif"/>
          <w:sz w:val="24"/>
          <w:szCs w:val="24"/>
        </w:rPr>
        <w:t>ip</w:t>
      </w:r>
      <w:proofErr w:type="spellEnd"/>
      <w:r w:rsidRPr="006B1753">
        <w:rPr>
          <w:rFonts w:ascii="Liberation Serif" w:hAnsi="Liberation Serif"/>
          <w:sz w:val="24"/>
          <w:szCs w:val="24"/>
        </w:rPr>
        <w:t xml:space="preserve"> domain-lookup).</w:t>
      </w:r>
    </w:p>
    <w:p w14:paraId="65FAD9A6" w14:textId="77777777" w:rsidR="006B1753" w:rsidRPr="006B1753" w:rsidRDefault="006B1753" w:rsidP="006B1753">
      <w:pPr>
        <w:pStyle w:val="ListParagraph"/>
        <w:jc w:val="both"/>
        <w:rPr>
          <w:rFonts w:ascii="Liberation Serif" w:hAnsi="Liberation Serif"/>
          <w:sz w:val="24"/>
          <w:szCs w:val="24"/>
        </w:rPr>
      </w:pPr>
    </w:p>
    <w:p w14:paraId="6BB4FEDB" w14:textId="77777777" w:rsidR="006B1753" w:rsidRPr="006B1753" w:rsidRDefault="006B1753" w:rsidP="006B1753">
      <w:pPr>
        <w:pStyle w:val="ListParagraph"/>
        <w:jc w:val="both"/>
        <w:rPr>
          <w:rFonts w:ascii="Liberation Serif" w:hAnsi="Liberation Serif"/>
          <w:sz w:val="24"/>
          <w:szCs w:val="24"/>
        </w:rPr>
      </w:pPr>
      <w:r w:rsidRPr="006B1753">
        <w:rPr>
          <w:rFonts w:ascii="Liberation Serif" w:hAnsi="Liberation Serif"/>
          <w:sz w:val="24"/>
          <w:szCs w:val="24"/>
        </w:rPr>
        <w:t>Verify Network Connectivity: Ensure the router or client can reach the DNS server. Use the ping and traceroute commands to check network connectivity. If there are issues, verify routing, ACLs, or firewalls that may be blocking DNS traffic.</w:t>
      </w:r>
    </w:p>
    <w:p w14:paraId="41073C83" w14:textId="77777777" w:rsidR="006B1753" w:rsidRPr="006B1753" w:rsidRDefault="006B1753" w:rsidP="006B1753">
      <w:pPr>
        <w:pStyle w:val="ListParagraph"/>
        <w:jc w:val="both"/>
        <w:rPr>
          <w:rFonts w:ascii="Liberation Serif" w:hAnsi="Liberation Serif"/>
          <w:sz w:val="24"/>
          <w:szCs w:val="24"/>
        </w:rPr>
      </w:pPr>
    </w:p>
    <w:p w14:paraId="60FB9E0C" w14:textId="566D8C2C" w:rsidR="006B1753" w:rsidRPr="006B1753" w:rsidRDefault="006B1753" w:rsidP="006B1753">
      <w:pPr>
        <w:pStyle w:val="ListParagraph"/>
        <w:jc w:val="both"/>
        <w:rPr>
          <w:ins w:id="6" w:author="Unknown Author" w:date="2022-04-18T14:27:00Z"/>
          <w:rFonts w:ascii="Liberation Serif" w:hAnsi="Liberation Serif"/>
          <w:sz w:val="24"/>
          <w:szCs w:val="24"/>
        </w:rPr>
      </w:pPr>
      <w:r w:rsidRPr="006B1753">
        <w:rPr>
          <w:rFonts w:ascii="Liberation Serif" w:hAnsi="Liberation Serif"/>
          <w:sz w:val="24"/>
          <w:szCs w:val="24"/>
        </w:rPr>
        <w:lastRenderedPageBreak/>
        <w:t xml:space="preserve">Check DNS Server Functionality: Ensure the DNS server is operational and capable of resolving names. Test the server’s functionality with </w:t>
      </w:r>
      <w:proofErr w:type="spellStart"/>
      <w:r w:rsidRPr="006B1753">
        <w:rPr>
          <w:rFonts w:ascii="Liberation Serif" w:hAnsi="Liberation Serif"/>
          <w:sz w:val="24"/>
          <w:szCs w:val="24"/>
        </w:rPr>
        <w:t>nslookup</w:t>
      </w:r>
      <w:proofErr w:type="spellEnd"/>
      <w:r w:rsidRPr="006B1753">
        <w:rPr>
          <w:rFonts w:ascii="Liberation Serif" w:hAnsi="Liberation Serif"/>
          <w:sz w:val="24"/>
          <w:szCs w:val="24"/>
        </w:rPr>
        <w:t xml:space="preserve"> or by checking DNS server logs. If the server is unresponsive, misconfigured, or overloaded, address these issues accordingly.</w:t>
      </w:r>
    </w:p>
    <w:p w14:paraId="3A84AE3F" w14:textId="1AC33270" w:rsidR="00ED1E07" w:rsidRDefault="00D934C5" w:rsidP="00FA7132">
      <w:pPr>
        <w:numPr>
          <w:ilvl w:val="0"/>
          <w:numId w:val="1"/>
        </w:numPr>
        <w:spacing w:after="288"/>
      </w:pPr>
      <w:ins w:id="7" w:author="Unknown Author" w:date="2022-04-18T14:28:00Z">
        <w:r>
          <w:t xml:space="preserve">Despite the risks and well-known vulnerabilities, businesses and personal users will continue to use the Internet. What are the best practices in </w:t>
        </w:r>
      </w:ins>
      <w:r w:rsidR="00FA7132">
        <w:t>routine</w:t>
      </w:r>
      <w:ins w:id="8" w:author="Unknown Author" w:date="2022-04-18T14:28:00Z">
        <w:r>
          <w:t xml:space="preserve"> life to mitigate these risks?</w:t>
        </w:r>
      </w:ins>
    </w:p>
    <w:p w14:paraId="015C2925" w14:textId="77777777" w:rsidR="00FA7132" w:rsidRDefault="00FA7132" w:rsidP="00FA7132">
      <w:pPr>
        <w:pStyle w:val="ListParagraph"/>
        <w:jc w:val="both"/>
        <w:rPr>
          <w:rFonts w:ascii="Liberation Saif" w:hAnsi="Liberation Saif"/>
          <w:sz w:val="24"/>
          <w:szCs w:val="24"/>
        </w:rPr>
      </w:pPr>
      <w:r w:rsidRPr="00FA7132">
        <w:rPr>
          <w:rFonts w:ascii="Liberation Saif" w:hAnsi="Liberation Saif"/>
          <w:sz w:val="24"/>
          <w:szCs w:val="24"/>
        </w:rPr>
        <w:t>To mitigate the risks and vulnerabilities associated with using the Internet, both businesses and personal users must adopt essential cybersecurity best practices. These include using strong, unique passwords and enabling Multi-Factor Authentication (MFA) for added security. It’s crucial to regularly update all software and systems to patch known vulnerabilities and use antivirus software to detect and prevent malware.</w:t>
      </w:r>
    </w:p>
    <w:p w14:paraId="1FEC5D29" w14:textId="77777777" w:rsidR="00FA7132" w:rsidRPr="00FA7132" w:rsidRDefault="00FA7132" w:rsidP="00FA7132">
      <w:pPr>
        <w:pStyle w:val="ListParagraph"/>
        <w:jc w:val="both"/>
        <w:rPr>
          <w:rFonts w:ascii="Liberation Saif" w:hAnsi="Liberation Saif"/>
          <w:sz w:val="24"/>
          <w:szCs w:val="24"/>
        </w:rPr>
      </w:pPr>
    </w:p>
    <w:p w14:paraId="47A311EF" w14:textId="77777777" w:rsidR="00FA7132" w:rsidRDefault="00FA7132" w:rsidP="00FA7132">
      <w:pPr>
        <w:pStyle w:val="ListParagraph"/>
        <w:jc w:val="both"/>
        <w:rPr>
          <w:rFonts w:ascii="Liberation Saif" w:hAnsi="Liberation Saif"/>
          <w:sz w:val="24"/>
          <w:szCs w:val="24"/>
        </w:rPr>
      </w:pPr>
      <w:r w:rsidRPr="00FA7132">
        <w:rPr>
          <w:rFonts w:ascii="Liberation Saif" w:hAnsi="Liberation Saif"/>
          <w:sz w:val="24"/>
          <w:szCs w:val="24"/>
        </w:rPr>
        <w:t>Users should be cautious with emails and links to avoid phishing attacks, and secure Wi-Fi networks with strong encryption to protect against unauthorized access. Encrypting sensitive data and backing it up regularly ensures that information remains safe even if systems are compromised. Monitoring online accounts for suspicious activity and conducting routine audits further enhances security.</w:t>
      </w:r>
    </w:p>
    <w:p w14:paraId="34F62082" w14:textId="77777777" w:rsidR="00FA7132" w:rsidRPr="00FA7132" w:rsidRDefault="00FA7132" w:rsidP="00FA7132">
      <w:pPr>
        <w:pStyle w:val="ListParagraph"/>
        <w:jc w:val="both"/>
        <w:rPr>
          <w:rFonts w:ascii="Liberation Saif" w:hAnsi="Liberation Saif"/>
          <w:sz w:val="24"/>
          <w:szCs w:val="24"/>
        </w:rPr>
      </w:pPr>
    </w:p>
    <w:p w14:paraId="55F3DF15" w14:textId="77777777" w:rsidR="00FA7132" w:rsidRPr="00FA7132" w:rsidRDefault="00FA7132" w:rsidP="00FA7132">
      <w:pPr>
        <w:pStyle w:val="ListParagraph"/>
        <w:jc w:val="both"/>
        <w:rPr>
          <w:rFonts w:ascii="Liberation Saif" w:hAnsi="Liberation Saif"/>
          <w:sz w:val="24"/>
          <w:szCs w:val="24"/>
        </w:rPr>
      </w:pPr>
      <w:r w:rsidRPr="00FA7132">
        <w:rPr>
          <w:rFonts w:ascii="Liberation Saif" w:hAnsi="Liberation Saif"/>
          <w:sz w:val="24"/>
          <w:szCs w:val="24"/>
        </w:rPr>
        <w:t>Employee education and training on recognizing security threats, along with using Virtual Private Networks (VPNs) for secure browsing, can significantly reduce the chances of cyberattacks. Finally, securing physical access to devices, such as laptops and smartphones, is vital for preventing unauthorized access to sensitive information.</w:t>
      </w:r>
    </w:p>
    <w:p w14:paraId="07C20518" w14:textId="77777777" w:rsidR="00FA7132" w:rsidRPr="00FA7132" w:rsidRDefault="00FA7132" w:rsidP="00FA7132">
      <w:pPr>
        <w:pStyle w:val="ListParagraph"/>
        <w:jc w:val="both"/>
        <w:rPr>
          <w:rFonts w:ascii="Liberation Saif" w:hAnsi="Liberation Saif"/>
          <w:sz w:val="24"/>
          <w:szCs w:val="24"/>
        </w:rPr>
      </w:pPr>
      <w:r w:rsidRPr="00FA7132">
        <w:rPr>
          <w:rFonts w:ascii="Liberation Saif" w:hAnsi="Liberation Saif"/>
          <w:sz w:val="24"/>
          <w:szCs w:val="24"/>
        </w:rPr>
        <w:t>By implementing these best practices, businesses and personal users can significantly reduce their exposure to online threats, ensuring safer and more secure Internet usage.</w:t>
      </w:r>
    </w:p>
    <w:p w14:paraId="6AA4FD5E" w14:textId="77777777" w:rsidR="00FA7132" w:rsidRDefault="00FA7132" w:rsidP="00FA7132">
      <w:pPr>
        <w:pStyle w:val="ListParagraph"/>
        <w:jc w:val="both"/>
        <w:rPr>
          <w:rFonts w:ascii="Liberation Saif" w:hAnsi="Liberation Saif"/>
          <w:sz w:val="24"/>
          <w:szCs w:val="24"/>
        </w:rPr>
      </w:pPr>
    </w:p>
    <w:p w14:paraId="394A22BD" w14:textId="6149E361" w:rsidR="00FA7132" w:rsidRPr="00FA7132" w:rsidRDefault="00FA7132" w:rsidP="00FA7132">
      <w:pPr>
        <w:pStyle w:val="ListParagraph"/>
        <w:jc w:val="both"/>
        <w:rPr>
          <w:rFonts w:ascii="Liberation Saif" w:hAnsi="Liberation Saif"/>
          <w:sz w:val="24"/>
          <w:szCs w:val="24"/>
        </w:rPr>
      </w:pPr>
      <w:r w:rsidRPr="00FA7132">
        <w:rPr>
          <w:rFonts w:ascii="Liberation Saif" w:hAnsi="Liberation Saif"/>
          <w:sz w:val="24"/>
          <w:szCs w:val="24"/>
        </w:rPr>
        <w:t>References:</w:t>
      </w:r>
    </w:p>
    <w:p w14:paraId="6C238F43" w14:textId="77777777" w:rsidR="00FA7132" w:rsidRPr="00FA7132" w:rsidRDefault="00FA7132" w:rsidP="00FA7132">
      <w:pPr>
        <w:pStyle w:val="ListParagraph"/>
        <w:jc w:val="both"/>
        <w:rPr>
          <w:rFonts w:ascii="Liberation Saif" w:hAnsi="Liberation Saif"/>
          <w:sz w:val="24"/>
          <w:szCs w:val="24"/>
        </w:rPr>
      </w:pPr>
      <w:r w:rsidRPr="00FA7132">
        <w:rPr>
          <w:rFonts w:ascii="Liberation Saif" w:hAnsi="Liberation Saif"/>
          <w:b/>
          <w:bCs/>
          <w:sz w:val="24"/>
          <w:szCs w:val="24"/>
        </w:rPr>
        <w:t>National Institute of Standards and Technology (NIST).</w:t>
      </w:r>
      <w:r w:rsidRPr="00FA7132">
        <w:rPr>
          <w:rFonts w:ascii="Liberation Saif" w:hAnsi="Liberation Saif"/>
          <w:sz w:val="24"/>
          <w:szCs w:val="24"/>
        </w:rPr>
        <w:t xml:space="preserve"> (2020). </w:t>
      </w:r>
      <w:r w:rsidRPr="00FA7132">
        <w:rPr>
          <w:rFonts w:ascii="Liberation Saif" w:hAnsi="Liberation Saif"/>
          <w:i/>
          <w:iCs/>
          <w:sz w:val="24"/>
          <w:szCs w:val="24"/>
        </w:rPr>
        <w:t>Cybersecurity framework</w:t>
      </w:r>
      <w:r w:rsidRPr="00FA7132">
        <w:rPr>
          <w:rFonts w:ascii="Liberation Saif" w:hAnsi="Liberation Saif"/>
          <w:sz w:val="24"/>
          <w:szCs w:val="24"/>
        </w:rPr>
        <w:t xml:space="preserve">. National Institute of Standards and Technology. </w:t>
      </w:r>
      <w:hyperlink r:id="rId13" w:tgtFrame="_new" w:history="1">
        <w:r w:rsidRPr="00FA7132">
          <w:rPr>
            <w:rStyle w:val="Hyperlink"/>
            <w:rFonts w:ascii="Liberation Saif" w:hAnsi="Liberation Saif"/>
            <w:sz w:val="24"/>
            <w:szCs w:val="24"/>
          </w:rPr>
          <w:t>https://www.nist.gov/cyberframework</w:t>
        </w:r>
      </w:hyperlink>
    </w:p>
    <w:p w14:paraId="2B3BFF0B" w14:textId="77777777" w:rsidR="00FA7132" w:rsidRPr="00FA7132" w:rsidRDefault="00FA7132" w:rsidP="00FA7132">
      <w:pPr>
        <w:pStyle w:val="ListParagraph"/>
        <w:jc w:val="both"/>
        <w:rPr>
          <w:rFonts w:ascii="Liberation Saif" w:hAnsi="Liberation Saif"/>
          <w:sz w:val="24"/>
          <w:szCs w:val="24"/>
        </w:rPr>
      </w:pPr>
      <w:r w:rsidRPr="00FA7132">
        <w:rPr>
          <w:rFonts w:ascii="Liberation Saif" w:hAnsi="Liberation Saif"/>
          <w:b/>
          <w:bCs/>
          <w:sz w:val="24"/>
          <w:szCs w:val="24"/>
        </w:rPr>
        <w:t>Cybersecurity &amp; Infrastructure Security Agency (CISA).</w:t>
      </w:r>
      <w:r w:rsidRPr="00FA7132">
        <w:rPr>
          <w:rFonts w:ascii="Liberation Saif" w:hAnsi="Liberation Saif"/>
          <w:sz w:val="24"/>
          <w:szCs w:val="24"/>
        </w:rPr>
        <w:t xml:space="preserve"> (2023). </w:t>
      </w:r>
      <w:r w:rsidRPr="00FA7132">
        <w:rPr>
          <w:rFonts w:ascii="Liberation Saif" w:hAnsi="Liberation Saif"/>
          <w:i/>
          <w:iCs/>
          <w:sz w:val="24"/>
          <w:szCs w:val="24"/>
        </w:rPr>
        <w:t>Cyber essentials: Basic cyber hygiene for small business</w:t>
      </w:r>
      <w:r w:rsidRPr="00FA7132">
        <w:rPr>
          <w:rFonts w:ascii="Liberation Saif" w:hAnsi="Liberation Saif"/>
          <w:sz w:val="24"/>
          <w:szCs w:val="24"/>
        </w:rPr>
        <w:t>. Cybersecurity &amp; Infrastructure Security Agency. https://www.cisa.gov/cyber-essentials</w:t>
      </w:r>
    </w:p>
    <w:p w14:paraId="37B40CA8" w14:textId="77777777" w:rsidR="00FA7132" w:rsidRPr="00FA7132" w:rsidRDefault="00FA7132" w:rsidP="00FA7132">
      <w:pPr>
        <w:pStyle w:val="ListParagraph"/>
        <w:jc w:val="both"/>
        <w:rPr>
          <w:rFonts w:ascii="Liberation Saif" w:hAnsi="Liberation Saif"/>
          <w:sz w:val="24"/>
          <w:szCs w:val="24"/>
        </w:rPr>
      </w:pPr>
      <w:r w:rsidRPr="00FA7132">
        <w:rPr>
          <w:rFonts w:ascii="Liberation Saif" w:hAnsi="Liberation Saif"/>
          <w:b/>
          <w:bCs/>
          <w:sz w:val="24"/>
          <w:szCs w:val="24"/>
        </w:rPr>
        <w:t>Federal Trade Commission (FTC).</w:t>
      </w:r>
      <w:r w:rsidRPr="00FA7132">
        <w:rPr>
          <w:rFonts w:ascii="Liberation Saif" w:hAnsi="Liberation Saif"/>
          <w:sz w:val="24"/>
          <w:szCs w:val="24"/>
        </w:rPr>
        <w:t xml:space="preserve"> (2023). </w:t>
      </w:r>
      <w:r w:rsidRPr="00FA7132">
        <w:rPr>
          <w:rFonts w:ascii="Liberation Saif" w:hAnsi="Liberation Saif"/>
          <w:i/>
          <w:iCs/>
          <w:sz w:val="24"/>
          <w:szCs w:val="24"/>
        </w:rPr>
        <w:t>Protecting your personal information</w:t>
      </w:r>
      <w:r w:rsidRPr="00FA7132">
        <w:rPr>
          <w:rFonts w:ascii="Liberation Saif" w:hAnsi="Liberation Saif"/>
          <w:sz w:val="24"/>
          <w:szCs w:val="24"/>
        </w:rPr>
        <w:t>. Federal Trade Commission. https://www.consumer.ftc.gov/articles/0272-how-keep-your-personal-information-secure</w:t>
      </w:r>
    </w:p>
    <w:p w14:paraId="422F6D00" w14:textId="77777777" w:rsidR="00FA7132" w:rsidRDefault="00FA7132" w:rsidP="00FA7132">
      <w:pPr>
        <w:spacing w:after="288"/>
        <w:ind w:left="720"/>
      </w:pPr>
    </w:p>
    <w:p w14:paraId="68BE35BA" w14:textId="77777777" w:rsidR="00FA7132" w:rsidRDefault="00FA7132" w:rsidP="00FA7132">
      <w:pPr>
        <w:spacing w:after="288"/>
        <w:ind w:left="720"/>
      </w:pPr>
    </w:p>
    <w:p w14:paraId="3A23FC53" w14:textId="77777777" w:rsidR="00FA7132" w:rsidRDefault="00FA7132" w:rsidP="00FA7132">
      <w:pPr>
        <w:spacing w:after="288"/>
        <w:ind w:left="720"/>
      </w:pPr>
    </w:p>
    <w:p w14:paraId="71539F93" w14:textId="77777777" w:rsidR="00FA7132" w:rsidRDefault="00FA7132" w:rsidP="00FA7132">
      <w:pPr>
        <w:spacing w:after="288"/>
        <w:ind w:left="720"/>
      </w:pPr>
    </w:p>
    <w:p w14:paraId="005A406D" w14:textId="77777777" w:rsidR="00FA7132" w:rsidRDefault="00FA7132" w:rsidP="00FA7132">
      <w:pPr>
        <w:spacing w:after="288"/>
        <w:ind w:left="720"/>
        <w:rPr>
          <w:ins w:id="9" w:author="Unknown Author" w:date="2022-04-18T14:28:00Z"/>
        </w:rPr>
      </w:pPr>
    </w:p>
    <w:p w14:paraId="0F1D6CB9" w14:textId="42BD5D14" w:rsidR="00ED1E07" w:rsidRDefault="00D934C5">
      <w:pPr>
        <w:numPr>
          <w:ilvl w:val="0"/>
          <w:numId w:val="1"/>
        </w:numPr>
        <w:spacing w:after="288"/>
        <w:rPr>
          <w:ins w:id="10" w:author="Unknown Author" w:date="2022-04-18T14:28:00Z"/>
        </w:rPr>
      </w:pPr>
      <w:ins w:id="11" w:author="Unknown Author" w:date="2022-04-18T14:28:00Z">
        <w:r>
          <w:t xml:space="preserve">Define and justify your answers. The following activities </w:t>
        </w:r>
      </w:ins>
      <w:r w:rsidR="00FA7132">
        <w:t>belong</w:t>
      </w:r>
      <w:ins w:id="12" w:author="Unknown Author" w:date="2022-04-18T14:28:00Z">
        <w:r>
          <w:t xml:space="preserve"> to which category.</w:t>
        </w:r>
      </w:ins>
    </w:p>
    <w:p w14:paraId="76E0B3C5" w14:textId="77777777" w:rsidR="00ED1E07" w:rsidRDefault="00D934C5">
      <w:pPr>
        <w:numPr>
          <w:ilvl w:val="0"/>
          <w:numId w:val="3"/>
        </w:numPr>
        <w:spacing w:after="288"/>
      </w:pPr>
      <w:ins w:id="13" w:author="Unknown Author" w:date="2022-04-18T14:28:00Z">
        <w:r>
          <w:t>True Positive</w:t>
        </w:r>
      </w:ins>
    </w:p>
    <w:p w14:paraId="255D801C" w14:textId="77777777" w:rsidR="00ED1E07" w:rsidRDefault="00D934C5">
      <w:pPr>
        <w:numPr>
          <w:ilvl w:val="0"/>
          <w:numId w:val="3"/>
        </w:numPr>
        <w:spacing w:after="288"/>
      </w:pPr>
      <w:ins w:id="14" w:author="Unknown Author" w:date="2022-04-18T14:28:00Z">
        <w:r>
          <w:t>False Positive</w:t>
        </w:r>
      </w:ins>
    </w:p>
    <w:p w14:paraId="0F08693F" w14:textId="77777777" w:rsidR="00ED1E07" w:rsidRDefault="00D934C5">
      <w:pPr>
        <w:numPr>
          <w:ilvl w:val="0"/>
          <w:numId w:val="3"/>
        </w:numPr>
        <w:spacing w:after="288"/>
      </w:pPr>
      <w:ins w:id="15" w:author="Unknown Author" w:date="2022-04-18T14:28:00Z">
        <w:r>
          <w:t>True Negative</w:t>
        </w:r>
      </w:ins>
    </w:p>
    <w:p w14:paraId="50BA5CC5" w14:textId="77777777" w:rsidR="00ED1E07" w:rsidRDefault="00D934C5">
      <w:pPr>
        <w:numPr>
          <w:ilvl w:val="0"/>
          <w:numId w:val="3"/>
        </w:numPr>
        <w:spacing w:after="288"/>
        <w:rPr>
          <w:ins w:id="16" w:author="Unknown Author" w:date="2022-04-18T14:28:00Z"/>
        </w:rPr>
      </w:pPr>
      <w:ins w:id="17" w:author="Unknown Author" w:date="2022-04-18T14:28:00Z">
        <w:r>
          <w:t>False Negative</w:t>
        </w:r>
      </w:ins>
    </w:p>
    <w:p w14:paraId="1885C4F7" w14:textId="77777777" w:rsidR="00ED1E07" w:rsidRDefault="00D934C5">
      <w:pPr>
        <w:numPr>
          <w:ilvl w:val="0"/>
          <w:numId w:val="4"/>
        </w:numPr>
        <w:spacing w:after="288"/>
        <w:ind w:left="709" w:firstLine="0"/>
      </w:pPr>
      <w:ins w:id="18" w:author="Unknown Author" w:date="2022-04-18T14:28:00Z">
        <w:r>
          <w:t>When a legitimate e-mail is incorrectly sent to your spam folder and blocked by IDS.</w:t>
        </w:r>
      </w:ins>
    </w:p>
    <w:p w14:paraId="2C2358B6" w14:textId="1F65B38C" w:rsidR="00FA7132" w:rsidRDefault="00FA7132" w:rsidP="00FA7132">
      <w:pPr>
        <w:spacing w:after="288"/>
        <w:ind w:left="709"/>
      </w:pPr>
      <w:r>
        <w:t>False Positive. This is because</w:t>
      </w:r>
      <w:r w:rsidRPr="00FA7132">
        <w:t xml:space="preserve"> False Positive occurs when a system incorrectly identifies something as a problem or threat when it </w:t>
      </w:r>
      <w:proofErr w:type="gramStart"/>
      <w:r w:rsidRPr="00FA7132">
        <w:t>actually is</w:t>
      </w:r>
      <w:proofErr w:type="gramEnd"/>
      <w:r w:rsidRPr="00FA7132">
        <w:t xml:space="preserve"> not.</w:t>
      </w:r>
    </w:p>
    <w:p w14:paraId="5EE1F193" w14:textId="5E9EE17F" w:rsidR="00ED1E07" w:rsidRDefault="00D934C5">
      <w:pPr>
        <w:numPr>
          <w:ilvl w:val="0"/>
          <w:numId w:val="4"/>
        </w:numPr>
        <w:spacing w:after="288"/>
        <w:ind w:left="709" w:firstLine="0"/>
      </w:pPr>
      <w:ins w:id="19" w:author="Unknown Author" w:date="2022-04-18T14:28:00Z">
        <w:r>
          <w:t xml:space="preserve">When a spam email appears as </w:t>
        </w:r>
      </w:ins>
      <w:r w:rsidR="00A33C49">
        <w:t>spam</w:t>
      </w:r>
      <w:ins w:id="20" w:author="Unknown Author" w:date="2022-04-18T14:28:00Z">
        <w:r>
          <w:t xml:space="preserve"> and filtered by spam filter IDS.</w:t>
        </w:r>
      </w:ins>
    </w:p>
    <w:p w14:paraId="46403D05" w14:textId="103DA712" w:rsidR="005D5B33" w:rsidRPr="005D5B33" w:rsidRDefault="005D5B33" w:rsidP="005D5B33">
      <w:pPr>
        <w:spacing w:after="288"/>
        <w:ind w:left="709"/>
      </w:pPr>
      <w:r w:rsidRPr="005D5B33">
        <w:t>True Positive in the sense that, the spam email is correctly identified as spam by the IDS, which means the system has made the correct decision in flagging the email as spam</w:t>
      </w:r>
      <w:r w:rsidR="00A33C49">
        <w:t>.</w:t>
      </w:r>
    </w:p>
    <w:p w14:paraId="1CFD76EF" w14:textId="77777777" w:rsidR="00ED1E07" w:rsidRDefault="00D934C5">
      <w:pPr>
        <w:numPr>
          <w:ilvl w:val="0"/>
          <w:numId w:val="4"/>
        </w:numPr>
        <w:spacing w:after="288"/>
        <w:ind w:left="709" w:firstLine="0"/>
      </w:pPr>
      <w:ins w:id="21" w:author="Unknown Author" w:date="2022-04-18T14:28:00Z">
        <w:r>
          <w:t xml:space="preserve">When </w:t>
        </w:r>
        <w:proofErr w:type="gramStart"/>
        <w:r>
          <w:t>a spam</w:t>
        </w:r>
        <w:proofErr w:type="gramEnd"/>
        <w:r>
          <w:t xml:space="preserve"> that appears in your e-mail inbox was not caught by your spam filter IDS.</w:t>
        </w:r>
      </w:ins>
    </w:p>
    <w:p w14:paraId="1457FADA" w14:textId="652FA54A" w:rsidR="00A33C49" w:rsidRDefault="00A33C49" w:rsidP="00A33C49">
      <w:pPr>
        <w:spacing w:after="288"/>
        <w:ind w:left="709"/>
      </w:pPr>
      <w:r>
        <w:t xml:space="preserve">False Negative. This can be likened to </w:t>
      </w:r>
      <w:proofErr w:type="gramStart"/>
      <w:r>
        <w:t>failure</w:t>
      </w:r>
      <w:proofErr w:type="gramEnd"/>
      <w:r>
        <w:t xml:space="preserve"> of the system to detect a danger as it is supposed to </w:t>
      </w:r>
      <w:proofErr w:type="gramStart"/>
      <w:r>
        <w:t>be</w:t>
      </w:r>
      <w:proofErr w:type="gramEnd"/>
      <w:r>
        <w:t xml:space="preserve"> and this can be very costly. </w:t>
      </w:r>
    </w:p>
    <w:p w14:paraId="42C88332" w14:textId="77777777" w:rsidR="00ED1E07" w:rsidRDefault="00D934C5">
      <w:pPr>
        <w:numPr>
          <w:ilvl w:val="0"/>
          <w:numId w:val="4"/>
        </w:numPr>
        <w:spacing w:after="288"/>
        <w:ind w:left="709" w:firstLine="0"/>
      </w:pPr>
      <w:ins w:id="22" w:author="Unknown Author" w:date="2022-04-18T14:28:00Z">
        <w:r>
          <w:t>When a legitimate email is filtered correctly and sent to the inbox.</w:t>
        </w:r>
      </w:ins>
    </w:p>
    <w:p w14:paraId="48D85EC6" w14:textId="35B1333B" w:rsidR="00A33C49" w:rsidRPr="00A33C49" w:rsidRDefault="00A33C49" w:rsidP="00A33C49">
      <w:pPr>
        <w:spacing w:after="288"/>
        <w:ind w:left="709"/>
        <w:rPr>
          <w:ins w:id="23" w:author="Unknown Author" w:date="2022-04-18T14:28:00Z"/>
        </w:rPr>
      </w:pPr>
      <w:r w:rsidRPr="00A33C49">
        <w:t>True Negative occurs when the system correctly identifies a negative event or condition because the event is legitimate.</w:t>
      </w:r>
    </w:p>
    <w:p w14:paraId="0C3808A3" w14:textId="59AE0467" w:rsidR="004B4032" w:rsidRDefault="00D934C5" w:rsidP="00D37912">
      <w:pPr>
        <w:numPr>
          <w:ilvl w:val="0"/>
          <w:numId w:val="1"/>
        </w:numPr>
        <w:spacing w:after="288"/>
        <w:rPr>
          <w:ins w:id="24" w:author="Unknown Author" w:date="2022-04-18T14:28:00Z"/>
        </w:rPr>
      </w:pPr>
      <w:ins w:id="25" w:author="Unknown Author" w:date="2022-04-18T14:28:00Z">
        <w:r>
          <w:t xml:space="preserve">Understand each of the following </w:t>
        </w:r>
        <w:proofErr w:type="gramStart"/>
        <w:r>
          <w:t>scenario</w:t>
        </w:r>
        <w:proofErr w:type="gramEnd"/>
        <w:r>
          <w:t xml:space="preserve"> in detail and identify the most appropriate type of attack for each of the following scenarios.</w:t>
        </w:r>
      </w:ins>
    </w:p>
    <w:tbl>
      <w:tblPr>
        <w:tblW w:w="9350" w:type="dxa"/>
        <w:jc w:val="center"/>
        <w:tblLook w:val="04A0" w:firstRow="1" w:lastRow="0" w:firstColumn="1" w:lastColumn="0" w:noHBand="0" w:noVBand="1"/>
      </w:tblPr>
      <w:tblGrid>
        <w:gridCol w:w="4675"/>
        <w:gridCol w:w="4675"/>
      </w:tblGrid>
      <w:tr w:rsidR="00ED1E07" w14:paraId="4EAD4094" w14:textId="77777777">
        <w:trPr>
          <w:jc w:val="center"/>
        </w:trPr>
        <w:tc>
          <w:tcPr>
            <w:tcW w:w="4675" w:type="dxa"/>
          </w:tcPr>
          <w:p w14:paraId="7A37D81E" w14:textId="77777777" w:rsidR="00ED1E07" w:rsidRDefault="00ED1E07">
            <w:pPr>
              <w:jc w:val="center"/>
              <w:rPr>
                <w:ins w:id="26" w:author="Unknown Author" w:date="2022-04-18T14:28:00Z"/>
                <w:rFonts w:cstheme="minorHAnsi"/>
                <w:b/>
                <w:bCs/>
              </w:rPr>
            </w:pPr>
          </w:p>
          <w:p w14:paraId="4B6ADD8D" w14:textId="77777777" w:rsidR="00ED1E07" w:rsidRDefault="00D934C5">
            <w:pPr>
              <w:jc w:val="center"/>
              <w:rPr>
                <w:ins w:id="27" w:author="Unknown Author" w:date="2022-04-18T14:28:00Z"/>
                <w:b/>
                <w:bCs/>
              </w:rPr>
            </w:pPr>
            <w:ins w:id="28" w:author="Unknown Author" w:date="2022-04-18T14:28:00Z">
              <w:r>
                <w:rPr>
                  <w:rFonts w:cstheme="minorHAnsi"/>
                  <w:b/>
                  <w:bCs/>
                </w:rPr>
                <w:t>Scenario</w:t>
              </w:r>
            </w:ins>
          </w:p>
          <w:p w14:paraId="5DC23E5E" w14:textId="77777777" w:rsidR="00ED1E07" w:rsidRDefault="00ED1E07">
            <w:pPr>
              <w:rPr>
                <w:rFonts w:cstheme="minorHAnsi"/>
                <w:b/>
                <w:bCs/>
              </w:rPr>
            </w:pPr>
          </w:p>
        </w:tc>
        <w:tc>
          <w:tcPr>
            <w:tcW w:w="4675" w:type="dxa"/>
          </w:tcPr>
          <w:p w14:paraId="7FDF754F" w14:textId="77777777" w:rsidR="00ED1E07" w:rsidRDefault="00ED1E07">
            <w:pPr>
              <w:jc w:val="center"/>
              <w:rPr>
                <w:ins w:id="29" w:author="Unknown Author" w:date="2022-04-18T14:28:00Z"/>
                <w:rFonts w:cstheme="minorHAnsi"/>
                <w:b/>
                <w:bCs/>
              </w:rPr>
            </w:pPr>
          </w:p>
          <w:p w14:paraId="3AA45DBF" w14:textId="77777777" w:rsidR="00ED1E07" w:rsidRDefault="00D934C5">
            <w:pPr>
              <w:jc w:val="center"/>
              <w:rPr>
                <w:b/>
                <w:bCs/>
              </w:rPr>
            </w:pPr>
            <w:ins w:id="30" w:author="Unknown Author" w:date="2022-04-18T14:28:00Z">
              <w:r>
                <w:rPr>
                  <w:rFonts w:cstheme="minorHAnsi"/>
                  <w:b/>
                  <w:bCs/>
                </w:rPr>
                <w:t>Attack Type</w:t>
              </w:r>
            </w:ins>
          </w:p>
        </w:tc>
      </w:tr>
      <w:tr w:rsidR="00ED1E07" w14:paraId="53DA33EE" w14:textId="77777777">
        <w:trPr>
          <w:jc w:val="center"/>
        </w:trPr>
        <w:tc>
          <w:tcPr>
            <w:tcW w:w="4675" w:type="dxa"/>
          </w:tcPr>
          <w:p w14:paraId="67933F96" w14:textId="77777777" w:rsidR="00ED1E07" w:rsidRDefault="00D934C5">
            <w:pPr>
              <w:rPr>
                <w:ins w:id="31" w:author="Unknown Author" w:date="2022-04-18T14:28:00Z"/>
              </w:rPr>
            </w:pPr>
            <w:ins w:id="32" w:author="Unknown Author" w:date="2022-04-18T14:28:00Z">
              <w:r>
                <w:rPr>
                  <w:rFonts w:cstheme="minorHAnsi"/>
                </w:rPr>
                <w:t>Via this attack a password with administrator privileges provides an intruder with total unrestricted access to the system or network.</w:t>
              </w:r>
            </w:ins>
          </w:p>
          <w:p w14:paraId="16FB44D2" w14:textId="77777777" w:rsidR="00ED1E07" w:rsidRDefault="00ED1E07">
            <w:pPr>
              <w:rPr>
                <w:rFonts w:cstheme="minorHAnsi"/>
              </w:rPr>
            </w:pPr>
          </w:p>
        </w:tc>
        <w:tc>
          <w:tcPr>
            <w:tcW w:w="4675" w:type="dxa"/>
          </w:tcPr>
          <w:p w14:paraId="408BF246" w14:textId="3D48D3D1" w:rsidR="00ED1E07" w:rsidRDefault="00D37912">
            <w:pPr>
              <w:jc w:val="center"/>
              <w:rPr>
                <w:rFonts w:cstheme="minorHAnsi"/>
              </w:rPr>
            </w:pPr>
            <w:r>
              <w:rPr>
                <w:rFonts w:cstheme="minorHAnsi"/>
              </w:rPr>
              <w:t>Privilege Escalation</w:t>
            </w:r>
          </w:p>
        </w:tc>
      </w:tr>
      <w:tr w:rsidR="00ED1E07" w14:paraId="3F6AF26E" w14:textId="77777777">
        <w:trPr>
          <w:jc w:val="center"/>
        </w:trPr>
        <w:tc>
          <w:tcPr>
            <w:tcW w:w="4675" w:type="dxa"/>
          </w:tcPr>
          <w:p w14:paraId="75071CC1" w14:textId="77777777" w:rsidR="00ED1E07" w:rsidRDefault="00D934C5">
            <w:pPr>
              <w:rPr>
                <w:ins w:id="33" w:author="Unknown Author" w:date="2022-04-18T14:28:00Z"/>
              </w:rPr>
            </w:pPr>
            <w:ins w:id="34" w:author="Unknown Author" w:date="2022-04-18T14:28:00Z">
              <w:r>
                <w:rPr>
                  <w:rFonts w:cstheme="minorHAnsi"/>
                </w:rPr>
                <w:t>A machine is bombarded with ICMP echo replies.</w:t>
              </w:r>
            </w:ins>
          </w:p>
          <w:p w14:paraId="2CE71C83" w14:textId="77777777" w:rsidR="00ED1E07" w:rsidRDefault="00ED1E07">
            <w:pPr>
              <w:rPr>
                <w:ins w:id="35" w:author="Unknown Author" w:date="2022-04-18T14:28:00Z"/>
                <w:rFonts w:cstheme="minorHAnsi"/>
              </w:rPr>
            </w:pPr>
          </w:p>
          <w:p w14:paraId="393DA5EE" w14:textId="77777777" w:rsidR="00ED1E07" w:rsidRDefault="00ED1E07">
            <w:pPr>
              <w:rPr>
                <w:rFonts w:cstheme="minorHAnsi"/>
              </w:rPr>
            </w:pPr>
          </w:p>
        </w:tc>
        <w:tc>
          <w:tcPr>
            <w:tcW w:w="4675" w:type="dxa"/>
          </w:tcPr>
          <w:p w14:paraId="0D137B39" w14:textId="3F4B0A02" w:rsidR="00ED1E07" w:rsidRDefault="00D37912">
            <w:pPr>
              <w:jc w:val="center"/>
              <w:rPr>
                <w:rFonts w:cstheme="minorHAnsi"/>
              </w:rPr>
            </w:pPr>
            <w:r>
              <w:rPr>
                <w:rFonts w:cstheme="minorHAnsi"/>
              </w:rPr>
              <w:t>Smurf Attack</w:t>
            </w:r>
          </w:p>
        </w:tc>
      </w:tr>
      <w:tr w:rsidR="00ED1E07" w14:paraId="6168BEE6" w14:textId="77777777">
        <w:trPr>
          <w:jc w:val="center"/>
        </w:trPr>
        <w:tc>
          <w:tcPr>
            <w:tcW w:w="4675" w:type="dxa"/>
          </w:tcPr>
          <w:p w14:paraId="04E32CB2" w14:textId="77777777" w:rsidR="00ED1E07" w:rsidRDefault="00D934C5">
            <w:pPr>
              <w:rPr>
                <w:ins w:id="36" w:author="Unknown Author" w:date="2022-04-18T14:28:00Z"/>
              </w:rPr>
            </w:pPr>
            <w:ins w:id="37" w:author="Unknown Author" w:date="2022-04-18T14:28:00Z">
              <w:r>
                <w:rPr>
                  <w:rFonts w:cstheme="minorHAnsi"/>
                </w:rPr>
                <w:t>intruder trying to obtain sensitive information by intercepting, listening and analyzing network communications.</w:t>
              </w:r>
            </w:ins>
          </w:p>
          <w:p w14:paraId="1A366E20" w14:textId="77777777" w:rsidR="00ED1E07" w:rsidRDefault="00ED1E07">
            <w:pPr>
              <w:rPr>
                <w:rFonts w:cstheme="minorHAnsi"/>
              </w:rPr>
            </w:pPr>
          </w:p>
        </w:tc>
        <w:tc>
          <w:tcPr>
            <w:tcW w:w="4675" w:type="dxa"/>
          </w:tcPr>
          <w:p w14:paraId="352B83B6" w14:textId="6EB13EC6" w:rsidR="00ED1E07" w:rsidRDefault="00704D64">
            <w:pPr>
              <w:jc w:val="center"/>
              <w:rPr>
                <w:rFonts w:cstheme="minorHAnsi"/>
              </w:rPr>
            </w:pPr>
            <w:r>
              <w:rPr>
                <w:rFonts w:cstheme="minorHAnsi"/>
              </w:rPr>
              <w:t>Man-In-The-Middle Attack</w:t>
            </w:r>
          </w:p>
        </w:tc>
      </w:tr>
      <w:tr w:rsidR="00ED1E07" w14:paraId="58276CD4" w14:textId="77777777">
        <w:trPr>
          <w:jc w:val="center"/>
        </w:trPr>
        <w:tc>
          <w:tcPr>
            <w:tcW w:w="4675" w:type="dxa"/>
          </w:tcPr>
          <w:p w14:paraId="0A7058F9" w14:textId="77777777" w:rsidR="00ED1E07" w:rsidRDefault="00D934C5">
            <w:pPr>
              <w:rPr>
                <w:ins w:id="38" w:author="Unknown Author" w:date="2022-04-18T14:28:00Z"/>
              </w:rPr>
            </w:pPr>
            <w:ins w:id="39" w:author="Unknown Author" w:date="2022-04-18T14:28:00Z">
              <w:r>
                <w:rPr>
                  <w:rFonts w:cstheme="minorHAnsi"/>
                </w:rPr>
                <w:t>If the router to the network passes the ping broadcast, all computers on the network will respond with a ping reply to the system.</w:t>
              </w:r>
            </w:ins>
          </w:p>
          <w:p w14:paraId="1311ECA7" w14:textId="77777777" w:rsidR="00ED1E07" w:rsidRDefault="00ED1E07">
            <w:pPr>
              <w:rPr>
                <w:rFonts w:cstheme="minorHAnsi"/>
              </w:rPr>
            </w:pPr>
          </w:p>
        </w:tc>
        <w:tc>
          <w:tcPr>
            <w:tcW w:w="4675" w:type="dxa"/>
          </w:tcPr>
          <w:p w14:paraId="31B06BE1" w14:textId="5B33A65C" w:rsidR="00ED1E07" w:rsidRDefault="00C219BC">
            <w:pPr>
              <w:jc w:val="center"/>
              <w:rPr>
                <w:rFonts w:cstheme="minorHAnsi"/>
              </w:rPr>
            </w:pPr>
            <w:r>
              <w:rPr>
                <w:rFonts w:cstheme="minorHAnsi"/>
              </w:rPr>
              <w:t>Denial of Service</w:t>
            </w:r>
          </w:p>
        </w:tc>
      </w:tr>
      <w:tr w:rsidR="00ED1E07" w14:paraId="67EB92F2" w14:textId="77777777">
        <w:trPr>
          <w:jc w:val="center"/>
        </w:trPr>
        <w:tc>
          <w:tcPr>
            <w:tcW w:w="4675" w:type="dxa"/>
          </w:tcPr>
          <w:p w14:paraId="7B86F5E7" w14:textId="77777777" w:rsidR="00ED1E07" w:rsidRDefault="00D934C5">
            <w:pPr>
              <w:rPr>
                <w:ins w:id="40" w:author="Unknown Author" w:date="2022-04-18T14:28:00Z"/>
              </w:rPr>
            </w:pPr>
            <w:ins w:id="41" w:author="Unknown Author" w:date="2022-04-18T14:28:00Z">
              <w:r>
                <w:rPr>
                  <w:rFonts w:cstheme="minorHAnsi"/>
                </w:rPr>
                <w:t>refers to the ability to gain access to a computer or program that bypasses standard security mechanisms.</w:t>
              </w:r>
            </w:ins>
          </w:p>
          <w:p w14:paraId="0394868C" w14:textId="77777777" w:rsidR="00ED1E07" w:rsidRDefault="00ED1E07">
            <w:pPr>
              <w:rPr>
                <w:rFonts w:cstheme="minorHAnsi"/>
              </w:rPr>
            </w:pPr>
          </w:p>
        </w:tc>
        <w:tc>
          <w:tcPr>
            <w:tcW w:w="4675" w:type="dxa"/>
          </w:tcPr>
          <w:p w14:paraId="73FA646D" w14:textId="3207CC66" w:rsidR="00ED1E07" w:rsidRDefault="00C219BC">
            <w:pPr>
              <w:jc w:val="center"/>
              <w:rPr>
                <w:rFonts w:cstheme="minorHAnsi"/>
              </w:rPr>
            </w:pPr>
            <w:r>
              <w:rPr>
                <w:rFonts w:cstheme="minorHAnsi"/>
              </w:rPr>
              <w:t>Exploiting Vulnerability</w:t>
            </w:r>
          </w:p>
        </w:tc>
      </w:tr>
      <w:tr w:rsidR="00ED1E07" w14:paraId="422372EC" w14:textId="77777777">
        <w:trPr>
          <w:jc w:val="center"/>
        </w:trPr>
        <w:tc>
          <w:tcPr>
            <w:tcW w:w="4675" w:type="dxa"/>
          </w:tcPr>
          <w:p w14:paraId="537136BD" w14:textId="77777777" w:rsidR="00ED1E07" w:rsidRDefault="00D934C5">
            <w:pPr>
              <w:rPr>
                <w:ins w:id="42" w:author="Unknown Author" w:date="2022-04-18T14:28:00Z"/>
              </w:rPr>
            </w:pPr>
            <w:ins w:id="43" w:author="Unknown Author" w:date="2022-04-18T14:28:00Z">
              <w:r>
                <w:rPr>
                  <w:rFonts w:cstheme="minorHAnsi"/>
                </w:rPr>
                <w:t>attack sends spoofed User Datagram Protocol packets to a network’s broadcast address.</w:t>
              </w:r>
            </w:ins>
          </w:p>
          <w:p w14:paraId="394DCEEC" w14:textId="77777777" w:rsidR="00ED1E07" w:rsidRDefault="00ED1E07">
            <w:pPr>
              <w:rPr>
                <w:rFonts w:cstheme="minorHAnsi"/>
              </w:rPr>
            </w:pPr>
          </w:p>
        </w:tc>
        <w:tc>
          <w:tcPr>
            <w:tcW w:w="4675" w:type="dxa"/>
          </w:tcPr>
          <w:p w14:paraId="7907FA8A" w14:textId="7CE67A43" w:rsidR="00ED1E07" w:rsidRDefault="00C219BC">
            <w:pPr>
              <w:jc w:val="center"/>
              <w:rPr>
                <w:rFonts w:cstheme="minorHAnsi"/>
              </w:rPr>
            </w:pPr>
            <w:r>
              <w:rPr>
                <w:rFonts w:cstheme="minorHAnsi"/>
              </w:rPr>
              <w:t>Denial of Service</w:t>
            </w:r>
          </w:p>
        </w:tc>
      </w:tr>
      <w:tr w:rsidR="00ED1E07" w14:paraId="0B3C17DD" w14:textId="77777777">
        <w:trPr>
          <w:jc w:val="center"/>
        </w:trPr>
        <w:tc>
          <w:tcPr>
            <w:tcW w:w="4675" w:type="dxa"/>
          </w:tcPr>
          <w:p w14:paraId="64FCAC10" w14:textId="77777777" w:rsidR="00ED1E07" w:rsidRDefault="00D934C5">
            <w:pPr>
              <w:rPr>
                <w:ins w:id="44" w:author="Unknown Author" w:date="2022-04-18T14:28:00Z"/>
              </w:rPr>
            </w:pPr>
            <w:ins w:id="45" w:author="Unknown Author" w:date="2022-04-18T14:28:00Z">
              <w:r>
                <w:rPr>
                  <w:rFonts w:cstheme="minorHAnsi"/>
                </w:rPr>
                <w:t xml:space="preserve">involve a coordinated attack from hundreds or thousands of computers across the Internet. </w:t>
              </w:r>
            </w:ins>
          </w:p>
          <w:p w14:paraId="4C61C3F8" w14:textId="77777777" w:rsidR="00ED1E07" w:rsidRDefault="00ED1E07">
            <w:pPr>
              <w:rPr>
                <w:rFonts w:cstheme="minorHAnsi"/>
              </w:rPr>
            </w:pPr>
          </w:p>
        </w:tc>
        <w:tc>
          <w:tcPr>
            <w:tcW w:w="4675" w:type="dxa"/>
          </w:tcPr>
          <w:p w14:paraId="5DA7D8FC" w14:textId="2478AE50" w:rsidR="00ED1E07" w:rsidRDefault="00E634DC">
            <w:pPr>
              <w:jc w:val="center"/>
              <w:rPr>
                <w:rFonts w:cstheme="minorHAnsi"/>
              </w:rPr>
            </w:pPr>
            <w:r>
              <w:rPr>
                <w:rFonts w:cstheme="minorHAnsi"/>
              </w:rPr>
              <w:t>Distributed Denial of Service</w:t>
            </w:r>
          </w:p>
        </w:tc>
      </w:tr>
      <w:tr w:rsidR="00ED1E07" w14:paraId="79985CB2" w14:textId="77777777">
        <w:trPr>
          <w:jc w:val="center"/>
        </w:trPr>
        <w:tc>
          <w:tcPr>
            <w:tcW w:w="4675" w:type="dxa"/>
          </w:tcPr>
          <w:p w14:paraId="1B6C245F" w14:textId="77777777" w:rsidR="00ED1E07" w:rsidRDefault="00D934C5">
            <w:pPr>
              <w:rPr>
                <w:ins w:id="46" w:author="Unknown Author" w:date="2022-04-18T14:28:00Z"/>
              </w:rPr>
            </w:pPr>
            <w:proofErr w:type="gramStart"/>
            <w:ins w:id="47" w:author="Unknown Author" w:date="2022-04-18T14:28:00Z">
              <w:r>
                <w:rPr>
                  <w:rFonts w:cstheme="minorHAnsi"/>
                </w:rPr>
                <w:t>intruder</w:t>
              </w:r>
              <w:proofErr w:type="gramEnd"/>
              <w:r>
                <w:rPr>
                  <w:rFonts w:cstheme="minorHAnsi"/>
                </w:rPr>
                <w:t xml:space="preserve"> </w:t>
              </w:r>
              <w:proofErr w:type="gramStart"/>
              <w:r>
                <w:rPr>
                  <w:rFonts w:cstheme="minorHAnsi"/>
                </w:rPr>
                <w:t>is able to</w:t>
              </w:r>
              <w:proofErr w:type="gramEnd"/>
              <w:r>
                <w:rPr>
                  <w:rFonts w:cstheme="minorHAnsi"/>
                </w:rPr>
                <w:t xml:space="preserve"> capture the network data and manipulate it, change it, examine it, and then send it on.</w:t>
              </w:r>
            </w:ins>
          </w:p>
          <w:p w14:paraId="1EBC1500" w14:textId="77777777" w:rsidR="00ED1E07" w:rsidRDefault="00ED1E07">
            <w:pPr>
              <w:rPr>
                <w:rFonts w:cstheme="minorHAnsi"/>
              </w:rPr>
            </w:pPr>
          </w:p>
        </w:tc>
        <w:tc>
          <w:tcPr>
            <w:tcW w:w="4675" w:type="dxa"/>
          </w:tcPr>
          <w:p w14:paraId="307E553A" w14:textId="0883F042" w:rsidR="00ED1E07" w:rsidRDefault="00E634DC">
            <w:pPr>
              <w:jc w:val="center"/>
              <w:rPr>
                <w:rFonts w:cstheme="minorHAnsi"/>
              </w:rPr>
            </w:pPr>
            <w:r>
              <w:rPr>
                <w:rFonts w:cstheme="minorHAnsi"/>
              </w:rPr>
              <w:t>Man-In-The-Middle Attack</w:t>
            </w:r>
          </w:p>
        </w:tc>
      </w:tr>
      <w:tr w:rsidR="00ED1E07" w14:paraId="2F8AC90E" w14:textId="77777777">
        <w:trPr>
          <w:jc w:val="center"/>
        </w:trPr>
        <w:tc>
          <w:tcPr>
            <w:tcW w:w="4675" w:type="dxa"/>
          </w:tcPr>
          <w:p w14:paraId="65291591" w14:textId="77777777" w:rsidR="00ED1E07" w:rsidRDefault="00D934C5">
            <w:pPr>
              <w:rPr>
                <w:ins w:id="48" w:author="Unknown Author" w:date="2022-04-18T14:28:00Z"/>
              </w:rPr>
            </w:pPr>
            <w:ins w:id="49" w:author="Unknown Author" w:date="2022-04-18T14:28:00Z">
              <w:r>
                <w:rPr>
                  <w:rFonts w:cstheme="minorHAnsi"/>
                </w:rPr>
                <w:t>Programs are designed to guess every possible combination.</w:t>
              </w:r>
            </w:ins>
          </w:p>
          <w:p w14:paraId="742D5415" w14:textId="77777777" w:rsidR="00ED1E07" w:rsidRDefault="00ED1E07">
            <w:pPr>
              <w:rPr>
                <w:rFonts w:cstheme="minorHAnsi"/>
              </w:rPr>
            </w:pPr>
          </w:p>
        </w:tc>
        <w:tc>
          <w:tcPr>
            <w:tcW w:w="4675" w:type="dxa"/>
          </w:tcPr>
          <w:p w14:paraId="09FFA5DD" w14:textId="2408054A" w:rsidR="00ED1E07" w:rsidRDefault="00E634DC">
            <w:pPr>
              <w:jc w:val="center"/>
              <w:rPr>
                <w:rFonts w:cstheme="minorHAnsi"/>
              </w:rPr>
            </w:pPr>
            <w:r>
              <w:rPr>
                <w:rFonts w:cstheme="minorHAnsi"/>
              </w:rPr>
              <w:t xml:space="preserve">Brute Force </w:t>
            </w:r>
            <w:proofErr w:type="spellStart"/>
            <w:r>
              <w:rPr>
                <w:rFonts w:cstheme="minorHAnsi"/>
              </w:rPr>
              <w:t>Attck</w:t>
            </w:r>
            <w:proofErr w:type="spellEnd"/>
          </w:p>
        </w:tc>
      </w:tr>
      <w:tr w:rsidR="00ED1E07" w14:paraId="73A34FC3" w14:textId="77777777">
        <w:trPr>
          <w:trHeight w:val="391"/>
          <w:jc w:val="center"/>
        </w:trPr>
        <w:tc>
          <w:tcPr>
            <w:tcW w:w="4675" w:type="dxa"/>
          </w:tcPr>
          <w:p w14:paraId="7A4FF9A5" w14:textId="77777777" w:rsidR="00ED1E07" w:rsidRDefault="00D934C5">
            <w:pPr>
              <w:rPr>
                <w:ins w:id="50" w:author="Unknown Author" w:date="2022-04-18T14:28:00Z"/>
              </w:rPr>
            </w:pPr>
            <w:proofErr w:type="gramStart"/>
            <w:ins w:id="51" w:author="Unknown Author" w:date="2022-04-18T14:28:00Z">
              <w:r>
                <w:rPr>
                  <w:rFonts w:cstheme="minorHAnsi"/>
                </w:rPr>
                <w:t>the</w:t>
              </w:r>
              <w:proofErr w:type="gramEnd"/>
              <w:r>
                <w:rPr>
                  <w:rFonts w:cstheme="minorHAnsi"/>
                </w:rPr>
                <w:t xml:space="preserve"> attacker imitations the real source of a transmission such as files and emails.</w:t>
              </w:r>
            </w:ins>
          </w:p>
          <w:p w14:paraId="69292DCB" w14:textId="77777777" w:rsidR="00ED1E07" w:rsidRDefault="00ED1E07">
            <w:pPr>
              <w:rPr>
                <w:rFonts w:cstheme="minorHAnsi"/>
              </w:rPr>
            </w:pPr>
          </w:p>
        </w:tc>
        <w:tc>
          <w:tcPr>
            <w:tcW w:w="4675" w:type="dxa"/>
          </w:tcPr>
          <w:p w14:paraId="6BCEB284" w14:textId="4DC74595" w:rsidR="00ED1E07" w:rsidRDefault="00E634DC">
            <w:pPr>
              <w:jc w:val="center"/>
              <w:rPr>
                <w:rFonts w:cstheme="minorHAnsi"/>
              </w:rPr>
            </w:pPr>
            <w:r>
              <w:rPr>
                <w:rFonts w:cstheme="minorHAnsi"/>
              </w:rPr>
              <w:t>Spoofing</w:t>
            </w:r>
          </w:p>
        </w:tc>
      </w:tr>
      <w:tr w:rsidR="00ED1E07" w14:paraId="56B4C92E" w14:textId="77777777">
        <w:trPr>
          <w:trHeight w:val="391"/>
          <w:jc w:val="center"/>
        </w:trPr>
        <w:tc>
          <w:tcPr>
            <w:tcW w:w="4675" w:type="dxa"/>
          </w:tcPr>
          <w:p w14:paraId="5B37D590" w14:textId="77777777" w:rsidR="00ED1E07" w:rsidRDefault="00D934C5">
            <w:ins w:id="52" w:author="Unknown Author" w:date="2022-04-18T14:28:00Z">
              <w:r>
                <w:rPr>
                  <w:rFonts w:cstheme="minorHAnsi"/>
                </w:rPr>
                <w:t>a program scans through the entries in a dictionary data file, attempting to guess a password.</w:t>
              </w:r>
            </w:ins>
          </w:p>
        </w:tc>
        <w:tc>
          <w:tcPr>
            <w:tcW w:w="4675" w:type="dxa"/>
          </w:tcPr>
          <w:p w14:paraId="0808DA8B" w14:textId="7271B38A" w:rsidR="00ED1E07" w:rsidRDefault="00E634DC">
            <w:pPr>
              <w:jc w:val="center"/>
              <w:rPr>
                <w:rFonts w:cstheme="minorHAnsi"/>
              </w:rPr>
            </w:pPr>
            <w:r>
              <w:rPr>
                <w:rFonts w:cstheme="minorHAnsi"/>
              </w:rPr>
              <w:t>Dictionary Attack</w:t>
            </w:r>
          </w:p>
        </w:tc>
      </w:tr>
    </w:tbl>
    <w:p w14:paraId="7096DCE0" w14:textId="77777777" w:rsidR="00ED1E07" w:rsidRDefault="00ED1E07">
      <w:pPr>
        <w:spacing w:after="288"/>
        <w:ind w:left="720"/>
        <w:rPr>
          <w:ins w:id="53" w:author="Unknown Author" w:date="2022-04-18T14:28:00Z"/>
        </w:rPr>
      </w:pPr>
    </w:p>
    <w:p w14:paraId="66A45E2E" w14:textId="77777777" w:rsidR="00ED1E07" w:rsidRDefault="00D934C5">
      <w:pPr>
        <w:numPr>
          <w:ilvl w:val="0"/>
          <w:numId w:val="1"/>
        </w:numPr>
        <w:spacing w:after="288"/>
        <w:rPr>
          <w:ins w:id="54" w:author="Unknown Author" w:date="2022-04-18T14:28:00Z"/>
        </w:rPr>
      </w:pPr>
      <w:ins w:id="55" w:author="Unknown Author" w:date="2022-04-18T14:28:00Z">
        <w:r>
          <w:t xml:space="preserve">Draw a diagram illustrating the Fraggle DoS attack. In your diagram, show all the appropriate IP addresses and packet types. Which specific ports are used to direct these </w:t>
        </w:r>
        <w:proofErr w:type="gramStart"/>
        <w:r>
          <w:t>packets ?</w:t>
        </w:r>
        <w:proofErr w:type="gramEnd"/>
        <w:r>
          <w:t xml:space="preserve"> </w:t>
        </w:r>
      </w:ins>
    </w:p>
    <w:p w14:paraId="4ABDFEA0" w14:textId="77777777" w:rsidR="00ED1E07" w:rsidRDefault="00D934C5">
      <w:pPr>
        <w:spacing w:after="288"/>
        <w:ind w:left="709"/>
        <w:rPr>
          <w:ins w:id="56" w:author="Unknown Author" w:date="2022-04-18T14:28:00Z"/>
        </w:rPr>
      </w:pPr>
      <w:ins w:id="57" w:author="Unknown Author" w:date="2022-04-18T14:28:00Z">
        <w:r>
          <w:t xml:space="preserve">Answer: </w:t>
        </w:r>
      </w:ins>
    </w:p>
    <w:p w14:paraId="75DE19E3" w14:textId="1E94C314" w:rsidR="00ED1E07" w:rsidRDefault="00D934C5">
      <w:pPr>
        <w:spacing w:after="288"/>
        <w:ind w:left="709"/>
        <w:rPr>
          <w:ins w:id="58" w:author="Unknown Author" w:date="2022-04-18T14:28:00Z"/>
        </w:rPr>
      </w:pPr>
      <w:ins w:id="59" w:author="Unknown Author" w:date="2022-04-18T14:28:00Z">
        <w:r>
          <w:t xml:space="preserve">Port </w:t>
        </w:r>
        <w:proofErr w:type="gramStart"/>
        <w:r>
          <w:t>Numbers :</w:t>
        </w:r>
      </w:ins>
      <w:proofErr w:type="gramEnd"/>
      <w:r w:rsidR="00773F9C">
        <w:rPr>
          <w:noProof/>
        </w:rPr>
        <w:t xml:space="preserve"> Ports 7 and 19</w:t>
      </w:r>
    </w:p>
    <w:p w14:paraId="64940A88" w14:textId="338C8000" w:rsidR="00ED1E07" w:rsidRDefault="00D934C5" w:rsidP="00D934C5">
      <w:pPr>
        <w:numPr>
          <w:ilvl w:val="0"/>
          <w:numId w:val="1"/>
        </w:numPr>
        <w:spacing w:after="288"/>
      </w:pPr>
      <w:ins w:id="60" w:author="Unknown Author" w:date="2022-04-18T14:28:00Z">
        <w:r>
          <w:t xml:space="preserve">Block </w:t>
        </w:r>
        <w:proofErr w:type="gramStart"/>
        <w:r>
          <w:t>Diagram :</w:t>
        </w:r>
        <w:proofErr w:type="gramEnd"/>
        <w:r>
          <w:t xml:space="preserve"> </w:t>
        </w:r>
      </w:ins>
    </w:p>
    <w:p w14:paraId="364B2F77" w14:textId="7D68B148" w:rsidR="00D934C5" w:rsidRDefault="00D934C5" w:rsidP="00D934C5">
      <w:pPr>
        <w:spacing w:after="288"/>
        <w:ind w:left="720"/>
      </w:pPr>
      <w:r>
        <w:rPr>
          <w:noProof/>
        </w:rPr>
        <w:drawing>
          <wp:inline distT="0" distB="0" distL="0" distR="0" wp14:anchorId="34661B2E" wp14:editId="4C2D8FA6">
            <wp:extent cx="3646356" cy="1962150"/>
            <wp:effectExtent l="0" t="0" r="0" b="0"/>
            <wp:docPr id="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8111" cy="1968475"/>
                    </a:xfrm>
                    <a:prstGeom prst="rect">
                      <a:avLst/>
                    </a:prstGeom>
                    <a:noFill/>
                    <a:ln>
                      <a:noFill/>
                    </a:ln>
                  </pic:spPr>
                </pic:pic>
              </a:graphicData>
            </a:graphic>
          </wp:inline>
        </w:drawing>
      </w:r>
    </w:p>
    <w:sectPr w:rsidR="00D934C5">
      <w:headerReference w:type="default" r:id="rId15"/>
      <w:pgSz w:w="11906" w:h="16838"/>
      <w:pgMar w:top="2245"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19745" w14:textId="77777777" w:rsidR="00D934C5" w:rsidRDefault="00D934C5">
      <w:r>
        <w:separator/>
      </w:r>
    </w:p>
  </w:endnote>
  <w:endnote w:type="continuationSeparator" w:id="0">
    <w:p w14:paraId="302E4636" w14:textId="77777777" w:rsidR="00D934C5" w:rsidRDefault="00D93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TlwgMono">
    <w:altName w:val="Cambria"/>
    <w:charset w:val="01"/>
    <w:family w:val="roman"/>
    <w:pitch w:val="variable"/>
  </w:font>
  <w:font w:name="Liberation Saif">
    <w:altName w:val="Cambria"/>
    <w:panose1 w:val="00000000000000000000"/>
    <w:charset w:val="00"/>
    <w:family w:val="roman"/>
    <w:notTrueType/>
    <w:pitch w:val="default"/>
  </w:font>
  <w:font w:name="DejaVu Sans">
    <w:altName w:val="Verdana"/>
    <w:charset w:val="01"/>
    <w:family w:val="roman"/>
    <w:pitch w:val="variable"/>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F74E0" w14:textId="77777777" w:rsidR="00D934C5" w:rsidRDefault="00D934C5">
      <w:r>
        <w:separator/>
      </w:r>
    </w:p>
  </w:footnote>
  <w:footnote w:type="continuationSeparator" w:id="0">
    <w:p w14:paraId="007B5896" w14:textId="77777777" w:rsidR="00D934C5" w:rsidRDefault="00D93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76E3F" w14:textId="77777777" w:rsidR="00ED1E07" w:rsidRDefault="00D934C5">
    <w:pPr>
      <w:pStyle w:val="Header"/>
      <w:ind w:right="2211"/>
      <w:jc w:val="right"/>
      <w:rPr>
        <w:rFonts w:ascii="DejaVu Sans" w:hAnsi="DejaVu Sans"/>
        <w:b/>
        <w:bCs/>
        <w:color w:val="CCCCCC"/>
        <w:sz w:val="20"/>
        <w:szCs w:val="20"/>
      </w:rPr>
    </w:pPr>
    <w:r>
      <w:rPr>
        <w:rFonts w:ascii="DejaVu Sans" w:hAnsi="DejaVu Sans"/>
        <w:b/>
        <w:bCs/>
        <w:noProof/>
        <w:color w:val="CCCCCC"/>
        <w:sz w:val="20"/>
        <w:szCs w:val="20"/>
      </w:rPr>
      <w:drawing>
        <wp:anchor distT="0" distB="0" distL="0" distR="0" simplePos="0" relativeHeight="5" behindDoc="1" locked="0" layoutInCell="1" allowOverlap="1" wp14:anchorId="00E020D2" wp14:editId="3157D8CE">
          <wp:simplePos x="0" y="0"/>
          <wp:positionH relativeFrom="column">
            <wp:align>center</wp:align>
          </wp:positionH>
          <wp:positionV relativeFrom="paragraph">
            <wp:posOffset>-390525</wp:posOffset>
          </wp:positionV>
          <wp:extent cx="5970270" cy="852805"/>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
                  <a:stretch>
                    <a:fillRect/>
                  </a:stretch>
                </pic:blipFill>
                <pic:spPr bwMode="auto">
                  <a:xfrm>
                    <a:off x="0" y="0"/>
                    <a:ext cx="5970270" cy="852805"/>
                  </a:xfrm>
                  <a:prstGeom prst="rect">
                    <a:avLst/>
                  </a:prstGeom>
                </pic:spPr>
              </pic:pic>
            </a:graphicData>
          </a:graphic>
        </wp:anchor>
      </w:drawing>
    </w:r>
  </w:p>
  <w:p w14:paraId="6C1D4751" w14:textId="77777777" w:rsidR="00ED1E07" w:rsidRDefault="00D934C5">
    <w:pPr>
      <w:pStyle w:val="Header"/>
      <w:ind w:right="1077"/>
      <w:jc w:val="right"/>
      <w:rPr>
        <w:rFonts w:ascii="DejaVu Sans" w:hAnsi="DejaVu Sans"/>
        <w:b/>
        <w:bCs/>
        <w:color w:val="CCCCCC"/>
        <w:sz w:val="20"/>
        <w:szCs w:val="20"/>
      </w:rPr>
    </w:pPr>
    <w:r>
      <w:rPr>
        <w:rFonts w:ascii="DejaVu Sans" w:hAnsi="DejaVu Sans"/>
        <w:b/>
        <w:bCs/>
        <w:color w:val="CCCCCC"/>
        <w:sz w:val="20"/>
        <w:szCs w:val="20"/>
      </w:rPr>
      <w:t>Lab 4: Understanding WebApp attacks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2D2F9D"/>
    <w:multiLevelType w:val="multilevel"/>
    <w:tmpl w:val="8F9E4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B682064"/>
    <w:multiLevelType w:val="multilevel"/>
    <w:tmpl w:val="91981BF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5BFF7D54"/>
    <w:multiLevelType w:val="multilevel"/>
    <w:tmpl w:val="BAA03DE8"/>
    <w:lvl w:ilvl="0">
      <w:start w:val="1"/>
      <w:numFmt w:val="bullet"/>
      <w:lvlText w:val=""/>
      <w:lvlJc w:val="left"/>
      <w:pPr>
        <w:tabs>
          <w:tab w:val="num" w:pos="1669"/>
        </w:tabs>
        <w:ind w:left="1669" w:hanging="360"/>
      </w:pPr>
      <w:rPr>
        <w:rFonts w:ascii="Symbol" w:hAnsi="Symbol" w:cs="Symbol" w:hint="default"/>
      </w:rPr>
    </w:lvl>
    <w:lvl w:ilvl="1">
      <w:start w:val="1"/>
      <w:numFmt w:val="bullet"/>
      <w:lvlText w:val="◦"/>
      <w:lvlJc w:val="left"/>
      <w:pPr>
        <w:tabs>
          <w:tab w:val="num" w:pos="2029"/>
        </w:tabs>
        <w:ind w:left="2029" w:hanging="360"/>
      </w:pPr>
      <w:rPr>
        <w:rFonts w:ascii="OpenSymbol" w:hAnsi="OpenSymbol" w:cs="OpenSymbol" w:hint="default"/>
      </w:rPr>
    </w:lvl>
    <w:lvl w:ilvl="2">
      <w:start w:val="1"/>
      <w:numFmt w:val="bullet"/>
      <w:lvlText w:val="▪"/>
      <w:lvlJc w:val="left"/>
      <w:pPr>
        <w:tabs>
          <w:tab w:val="num" w:pos="2389"/>
        </w:tabs>
        <w:ind w:left="2389" w:hanging="360"/>
      </w:pPr>
      <w:rPr>
        <w:rFonts w:ascii="OpenSymbol" w:hAnsi="OpenSymbol" w:cs="OpenSymbol" w:hint="default"/>
      </w:rPr>
    </w:lvl>
    <w:lvl w:ilvl="3">
      <w:start w:val="1"/>
      <w:numFmt w:val="bullet"/>
      <w:lvlText w:val=""/>
      <w:lvlJc w:val="left"/>
      <w:pPr>
        <w:tabs>
          <w:tab w:val="num" w:pos="2749"/>
        </w:tabs>
        <w:ind w:left="2749" w:hanging="360"/>
      </w:pPr>
      <w:rPr>
        <w:rFonts w:ascii="Symbol" w:hAnsi="Symbol" w:cs="Symbol" w:hint="default"/>
      </w:rPr>
    </w:lvl>
    <w:lvl w:ilvl="4">
      <w:start w:val="1"/>
      <w:numFmt w:val="bullet"/>
      <w:lvlText w:val="◦"/>
      <w:lvlJc w:val="left"/>
      <w:pPr>
        <w:tabs>
          <w:tab w:val="num" w:pos="3109"/>
        </w:tabs>
        <w:ind w:left="3109" w:hanging="360"/>
      </w:pPr>
      <w:rPr>
        <w:rFonts w:ascii="OpenSymbol" w:hAnsi="OpenSymbol" w:cs="OpenSymbol" w:hint="default"/>
      </w:rPr>
    </w:lvl>
    <w:lvl w:ilvl="5">
      <w:start w:val="1"/>
      <w:numFmt w:val="bullet"/>
      <w:lvlText w:val="▪"/>
      <w:lvlJc w:val="left"/>
      <w:pPr>
        <w:tabs>
          <w:tab w:val="num" w:pos="3469"/>
        </w:tabs>
        <w:ind w:left="3469" w:hanging="360"/>
      </w:pPr>
      <w:rPr>
        <w:rFonts w:ascii="OpenSymbol" w:hAnsi="OpenSymbol" w:cs="OpenSymbol" w:hint="default"/>
      </w:rPr>
    </w:lvl>
    <w:lvl w:ilvl="6">
      <w:start w:val="1"/>
      <w:numFmt w:val="bullet"/>
      <w:lvlText w:val=""/>
      <w:lvlJc w:val="left"/>
      <w:pPr>
        <w:tabs>
          <w:tab w:val="num" w:pos="3829"/>
        </w:tabs>
        <w:ind w:left="3829" w:hanging="360"/>
      </w:pPr>
      <w:rPr>
        <w:rFonts w:ascii="Symbol" w:hAnsi="Symbol" w:cs="Symbol" w:hint="default"/>
      </w:rPr>
    </w:lvl>
    <w:lvl w:ilvl="7">
      <w:start w:val="1"/>
      <w:numFmt w:val="bullet"/>
      <w:lvlText w:val="◦"/>
      <w:lvlJc w:val="left"/>
      <w:pPr>
        <w:tabs>
          <w:tab w:val="num" w:pos="4189"/>
        </w:tabs>
        <w:ind w:left="4189" w:hanging="360"/>
      </w:pPr>
      <w:rPr>
        <w:rFonts w:ascii="OpenSymbol" w:hAnsi="OpenSymbol" w:cs="OpenSymbol" w:hint="default"/>
      </w:rPr>
    </w:lvl>
    <w:lvl w:ilvl="8">
      <w:start w:val="1"/>
      <w:numFmt w:val="bullet"/>
      <w:lvlText w:val="▪"/>
      <w:lvlJc w:val="left"/>
      <w:pPr>
        <w:tabs>
          <w:tab w:val="num" w:pos="4549"/>
        </w:tabs>
        <w:ind w:left="4549" w:hanging="360"/>
      </w:pPr>
      <w:rPr>
        <w:rFonts w:ascii="OpenSymbol" w:hAnsi="OpenSymbol" w:cs="OpenSymbol" w:hint="default"/>
      </w:rPr>
    </w:lvl>
  </w:abstractNum>
  <w:abstractNum w:abstractNumId="3" w15:restartNumberingAfterBreak="0">
    <w:nsid w:val="727D67B5"/>
    <w:multiLevelType w:val="multilevel"/>
    <w:tmpl w:val="D1B0F7C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15:restartNumberingAfterBreak="0">
    <w:nsid w:val="7B054120"/>
    <w:multiLevelType w:val="multilevel"/>
    <w:tmpl w:val="692072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565265595">
    <w:abstractNumId w:val="4"/>
  </w:num>
  <w:num w:numId="2" w16cid:durableId="621689635">
    <w:abstractNumId w:val="2"/>
  </w:num>
  <w:num w:numId="3" w16cid:durableId="536746154">
    <w:abstractNumId w:val="3"/>
  </w:num>
  <w:num w:numId="4" w16cid:durableId="1496844559">
    <w:abstractNumId w:val="1"/>
  </w:num>
  <w:num w:numId="5" w16cid:durableId="1702777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E07"/>
    <w:rsid w:val="00215433"/>
    <w:rsid w:val="002D5F2F"/>
    <w:rsid w:val="003C41E4"/>
    <w:rsid w:val="003E372D"/>
    <w:rsid w:val="004420F1"/>
    <w:rsid w:val="004B4032"/>
    <w:rsid w:val="004F528E"/>
    <w:rsid w:val="005015E8"/>
    <w:rsid w:val="00545DC3"/>
    <w:rsid w:val="005D5B33"/>
    <w:rsid w:val="006B1753"/>
    <w:rsid w:val="00704D64"/>
    <w:rsid w:val="00773F9C"/>
    <w:rsid w:val="00783D1E"/>
    <w:rsid w:val="00835D35"/>
    <w:rsid w:val="008479D7"/>
    <w:rsid w:val="008B451D"/>
    <w:rsid w:val="009B6999"/>
    <w:rsid w:val="00A33C49"/>
    <w:rsid w:val="00AA2CB3"/>
    <w:rsid w:val="00AE2161"/>
    <w:rsid w:val="00C12FAC"/>
    <w:rsid w:val="00C219BC"/>
    <w:rsid w:val="00D12657"/>
    <w:rsid w:val="00D37912"/>
    <w:rsid w:val="00D934C5"/>
    <w:rsid w:val="00E634DC"/>
    <w:rsid w:val="00ED1E07"/>
    <w:rsid w:val="00FA7132"/>
    <w:rsid w:val="00FE10E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915DC"/>
  <w15:docId w15:val="{B469D076-4494-4A1B-B691-B85988B5B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4C5"/>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qFormat/>
    <w:pPr>
      <w:suppressAutoHyphens w:val="0"/>
      <w:spacing w:after="160" w:line="259" w:lineRule="auto"/>
      <w:ind w:left="720"/>
      <w:contextualSpacing/>
    </w:pPr>
    <w:rPr>
      <w:rFonts w:asciiTheme="minorHAnsi" w:eastAsiaTheme="minorHAnsi" w:hAnsiTheme="minorHAnsi" w:cstheme="minorBidi"/>
      <w:kern w:val="0"/>
      <w:sz w:val="22"/>
      <w:szCs w:val="22"/>
      <w:lang w:val="en-CA" w:eastAsia="en-US" w:bidi="ar-SA"/>
    </w:rPr>
  </w:style>
  <w:style w:type="paragraph" w:styleId="Revision">
    <w:name w:val="Revision"/>
    <w:hidden/>
    <w:uiPriority w:val="99"/>
    <w:semiHidden/>
    <w:rsid w:val="008B451D"/>
    <w:pPr>
      <w:suppressAutoHyphens w:val="0"/>
    </w:pPr>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nist.gov/cyberframework"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739</TotalTime>
  <Pages>7</Pages>
  <Words>1163</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González Molina</dc:creator>
  <dc:description/>
  <cp:lastModifiedBy>Warzy Laud</cp:lastModifiedBy>
  <cp:revision>18</cp:revision>
  <dcterms:created xsi:type="dcterms:W3CDTF">2024-12-11T14:31:00Z</dcterms:created>
  <dcterms:modified xsi:type="dcterms:W3CDTF">2024-12-13T00:14:00Z</dcterms:modified>
  <dc:language>en-US</dc:language>
</cp:coreProperties>
</file>